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D1EB" w14:textId="3542B03C" w:rsidR="002E1906" w:rsidRPr="00851C47" w:rsidRDefault="00696875" w:rsidP="002E1906">
      <w:pPr>
        <w:jc w:val="center"/>
        <w:rPr>
          <w:b/>
          <w:bCs/>
          <w:szCs w:val="24"/>
        </w:rPr>
      </w:pPr>
      <w:bookmarkStart w:id="0" w:name="OLE_LINK3"/>
      <w:ins w:id="1" w:author="Chao Deng" w:date="2026-05-07T09:19:00Z" w16du:dateUtc="2026-05-07T01:19:00Z">
        <w:r w:rsidRPr="00696875">
          <w:rPr>
            <w:b/>
            <w:bCs/>
            <w:szCs w:val="24"/>
          </w:rPr>
          <w:t>mRModN:Mixture of Hierarchical Experts mechanism with a self-adaptive balanced sampler for multi-site mRNA modification detection</w:t>
        </w:r>
      </w:ins>
      <w:del w:id="2" w:author="Chao Deng" w:date="2026-05-07T09:19:00Z" w16du:dateUtc="2026-05-07T01:19:00Z">
        <w:r w:rsidR="002E1906" w:rsidDel="00696875">
          <w:rPr>
            <w:b/>
            <w:bCs/>
            <w:szCs w:val="24"/>
          </w:rPr>
          <w:delText>mRModN</w:delText>
        </w:r>
        <w:bookmarkEnd w:id="0"/>
        <w:r w:rsidR="00336E70" w:rsidRPr="00336E70" w:rsidDel="00696875">
          <w:rPr>
            <w:b/>
            <w:bCs/>
            <w:szCs w:val="24"/>
          </w:rPr>
          <w:delText>: Hierarchical cross-attention with a self-adaptive balanced sampler for multi-site mRNA modification detection</w:delText>
        </w:r>
      </w:del>
    </w:p>
    <w:p w14:paraId="183CE509" w14:textId="77777777" w:rsidR="002E1906" w:rsidRPr="004073E7" w:rsidRDefault="002E1906" w:rsidP="002E1906">
      <w:pPr>
        <w:rPr>
          <w:szCs w:val="24"/>
          <w:vertAlign w:val="superscript"/>
          <w:lang w:val="en-US"/>
          <w:rPrChange w:id="3" w:author="Chao Deng" w:date="2026-05-07T09:22:00Z" w16du:dateUtc="2026-05-07T01:22:00Z">
            <w:rPr>
              <w:szCs w:val="24"/>
              <w:vertAlign w:val="superscript"/>
            </w:rPr>
          </w:rPrChange>
        </w:rPr>
      </w:pPr>
      <w:r w:rsidRPr="005D4A8A">
        <w:rPr>
          <w:szCs w:val="24"/>
        </w:rPr>
        <w:t>Firstname-1</w:t>
      </w:r>
      <w:r w:rsidRPr="0090649A">
        <w:rPr>
          <w:szCs w:val="24"/>
        </w:rPr>
        <w:t xml:space="preserve"> Lastname-1</w:t>
      </w:r>
      <w:r w:rsidRPr="001B58E8">
        <w:rPr>
          <w:szCs w:val="24"/>
        </w:rPr>
        <w:t xml:space="preserve">, Firstname-2 Lastname-2, </w:t>
      </w:r>
      <w:r w:rsidRPr="003C4E58">
        <w:rPr>
          <w:szCs w:val="24"/>
        </w:rPr>
        <w:t xml:space="preserve">Firstname-3 Lastname-3 </w:t>
      </w:r>
      <w:r w:rsidRPr="00F652E9">
        <w:rPr>
          <w:szCs w:val="24"/>
        </w:rPr>
        <w:t>&amp; Firstname</w:t>
      </w:r>
      <w:r w:rsidRPr="00FA6033">
        <w:rPr>
          <w:szCs w:val="24"/>
        </w:rPr>
        <w:t>-4 Lastname-4</w:t>
      </w:r>
      <w:r w:rsidRPr="00FA6033">
        <w:rPr>
          <w:szCs w:val="24"/>
          <w:vertAlign w:val="superscript"/>
        </w:rPr>
        <w:t>*</w:t>
      </w:r>
    </w:p>
    <w:p w14:paraId="732B5ABD" w14:textId="77777777" w:rsidR="002E1906" w:rsidRPr="00851C47" w:rsidRDefault="002E1906" w:rsidP="002E1906">
      <w:pPr>
        <w:pStyle w:val="11"/>
        <w:spacing w:line="360" w:lineRule="auto"/>
        <w:rPr>
          <w:sz w:val="24"/>
          <w:szCs w:val="24"/>
          <w:lang w:val="en-US"/>
        </w:rPr>
      </w:pPr>
      <w:r w:rsidRPr="00851C47">
        <w:rPr>
          <w:sz w:val="24"/>
          <w:szCs w:val="24"/>
        </w:rPr>
        <w:t>Abstract</w:t>
      </w:r>
    </w:p>
    <w:p w14:paraId="61450802" w14:textId="77777777" w:rsidR="002E1906" w:rsidRPr="00851C47" w:rsidRDefault="002E1906" w:rsidP="002E1906">
      <w:pPr>
        <w:rPr>
          <w:b/>
          <w:bCs/>
          <w:szCs w:val="24"/>
        </w:rPr>
      </w:pPr>
      <w:r w:rsidRPr="00851C47">
        <w:rPr>
          <w:b/>
          <w:bCs/>
          <w:szCs w:val="24"/>
        </w:rPr>
        <w:t>Background</w:t>
      </w:r>
    </w:p>
    <w:p w14:paraId="30511E9A" w14:textId="77777777" w:rsidR="002E1906" w:rsidRPr="00851C47" w:rsidRDefault="002E1906" w:rsidP="002E1906">
      <w:pPr>
        <w:rPr>
          <w:rStyle w:val="Strong"/>
          <w:b w:val="0"/>
          <w:bCs w:val="0"/>
          <w:szCs w:val="24"/>
          <w:lang w:val="en-US"/>
        </w:rPr>
      </w:pPr>
      <w:r w:rsidRPr="00851C47">
        <w:rPr>
          <w:rStyle w:val="Strong"/>
          <w:b w:val="0"/>
          <w:bCs w:val="0"/>
          <w:szCs w:val="24"/>
          <w:lang w:val="en-US"/>
        </w:rPr>
        <w:t>RNA modifications are essential regulators of biological functions and represent critical targets for drug development. A major challenge in the field is accurately pinpointing modification sites within long sequences. Existing methods mainly rely on short sliding-window strategies, which fragment sequence context, weaken long-range dependency modeling, and often limit localization precision. Therefore, there is a need for a framework that can model variable-length RNA inputs and support precise nucleotide-level localization.</w:t>
      </w:r>
    </w:p>
    <w:p w14:paraId="330FC6AC" w14:textId="77777777" w:rsidR="002E1906" w:rsidRPr="00851C47" w:rsidRDefault="002E1906" w:rsidP="002E1906">
      <w:pPr>
        <w:rPr>
          <w:rStyle w:val="Strong"/>
          <w:szCs w:val="24"/>
          <w:lang w:val="en-US"/>
        </w:rPr>
      </w:pPr>
      <w:r w:rsidRPr="00851C47">
        <w:rPr>
          <w:rStyle w:val="Strong"/>
          <w:szCs w:val="24"/>
          <w:lang w:val="en-US"/>
        </w:rPr>
        <w:t>Results</w:t>
      </w:r>
    </w:p>
    <w:p w14:paraId="7F458E52" w14:textId="5BFBFD20" w:rsidR="002E1906" w:rsidRPr="00851C47" w:rsidRDefault="002E1906" w:rsidP="002E1906">
      <w:pPr>
        <w:rPr>
          <w:rStyle w:val="Strong"/>
          <w:b w:val="0"/>
          <w:bCs w:val="0"/>
          <w:szCs w:val="24"/>
          <w:lang w:val="en-US"/>
        </w:rPr>
      </w:pPr>
      <w:r w:rsidRPr="00851C47">
        <w:rPr>
          <w:rStyle w:val="Strong"/>
          <w:b w:val="0"/>
          <w:bCs w:val="0"/>
          <w:szCs w:val="24"/>
          <w:lang w:val="en-US"/>
        </w:rPr>
        <w:t xml:space="preserve">We developed </w:t>
      </w:r>
      <w:r>
        <w:rPr>
          <w:b/>
          <w:bCs/>
          <w:szCs w:val="24"/>
        </w:rPr>
        <w:t>mRModN</w:t>
      </w:r>
      <w:r w:rsidRPr="00851C47">
        <w:rPr>
          <w:rStyle w:val="Strong"/>
          <w:b w:val="0"/>
          <w:bCs w:val="0"/>
          <w:szCs w:val="24"/>
          <w:lang w:val="en-US"/>
        </w:rPr>
        <w:t xml:space="preserve">, </w:t>
      </w:r>
      <w:ins w:id="4" w:author="Chao Deng" w:date="2026-05-07T09:23:00Z" w16du:dateUtc="2026-05-07T01:23:00Z">
        <w:r w:rsidR="004073E7" w:rsidRPr="004073E7">
          <w:rPr>
            <w:rStyle w:val="Strong"/>
            <w:b w:val="0"/>
            <w:bCs w:val="0"/>
            <w:szCs w:val="24"/>
            <w:lang w:val="en-US"/>
          </w:rPr>
          <w:t>a biologically-inspired Mixture of Experts framework designed for multi-label co-occurrence classification and precise nucleotide-level localization.</w:t>
        </w:r>
      </w:ins>
      <w:del w:id="5" w:author="Chao Deng" w:date="2026-05-07T09:23:00Z" w16du:dateUtc="2026-05-07T01:23:00Z">
        <w:r w:rsidRPr="00851C47" w:rsidDel="004073E7">
          <w:rPr>
            <w:rStyle w:val="Strong"/>
            <w:b w:val="0"/>
            <w:bCs w:val="0"/>
            <w:szCs w:val="24"/>
            <w:lang w:val="en-US"/>
          </w:rPr>
          <w:delText>a deep learning framework designed for end-to-end sequence-level classification and precise nucleotide-level localization.</w:delText>
        </w:r>
      </w:del>
      <w:r w:rsidRPr="00851C47">
        <w:rPr>
          <w:rStyle w:val="Strong"/>
          <w:b w:val="0"/>
          <w:bCs w:val="0"/>
          <w:szCs w:val="24"/>
          <w:lang w:val="en-US"/>
        </w:rPr>
        <w:t xml:space="preserve"> </w:t>
      </w:r>
      <w:r>
        <w:rPr>
          <w:b/>
          <w:bCs/>
          <w:szCs w:val="24"/>
        </w:rPr>
        <w:t>mRModN</w:t>
      </w:r>
      <w:r w:rsidRPr="00851C47">
        <w:rPr>
          <w:rStyle w:val="Strong"/>
          <w:b w:val="0"/>
          <w:bCs w:val="0"/>
          <w:szCs w:val="24"/>
          <w:lang w:val="en-US"/>
        </w:rPr>
        <w:t xml:space="preserve"> supports variable-length RNA inputs and integrates Multi-view Motif Discovery module to combine sequence motifs with structural </w:t>
      </w:r>
      <w:del w:id="6" w:author="Chao Deng" w:date="2026-05-07T09:23:00Z" w16du:dateUtc="2026-05-07T01:23:00Z">
        <w:r w:rsidRPr="00851C47" w:rsidDel="00480269">
          <w:rPr>
            <w:rStyle w:val="Strong"/>
            <w:b w:val="0"/>
            <w:bCs w:val="0"/>
            <w:szCs w:val="24"/>
            <w:lang w:val="en-US"/>
          </w:rPr>
          <w:delText>information</w:delText>
        </w:r>
      </w:del>
      <w:ins w:id="7" w:author="Chao Deng" w:date="2026-05-07T09:23:00Z" w16du:dateUtc="2026-05-07T01:23:00Z">
        <w:r w:rsidR="00480269" w:rsidRPr="00851C47">
          <w:rPr>
            <w:rStyle w:val="Strong"/>
            <w:b w:val="0"/>
            <w:bCs w:val="0"/>
            <w:szCs w:val="24"/>
            <w:lang w:val="en-US"/>
          </w:rPr>
          <w:t>information</w:t>
        </w:r>
        <w:r w:rsidR="00480269" w:rsidRPr="00480269">
          <w:t>.</w:t>
        </w:r>
        <w:r w:rsidR="00480269" w:rsidRPr="00480269">
          <w:rPr>
            <w:rStyle w:val="Strong"/>
            <w:b w:val="0"/>
            <w:bCs w:val="0"/>
            <w:szCs w:val="24"/>
            <w:lang w:val="en-US"/>
          </w:rPr>
          <w:t xml:space="preserve"> Crucially, it features a Mixture of Hierarchical Experts </w:t>
        </w:r>
      </w:ins>
      <w:ins w:id="8" w:author="Chao Deng" w:date="2026-05-07T09:26:00Z" w16du:dateUtc="2026-05-07T01:26:00Z">
        <w:r w:rsidR="00C22C4D">
          <w:rPr>
            <w:rStyle w:val="Strong"/>
            <w:rFonts w:hint="eastAsia"/>
            <w:b w:val="0"/>
            <w:bCs w:val="0"/>
            <w:szCs w:val="24"/>
            <w:lang w:val="en-US"/>
          </w:rPr>
          <w:t>module</w:t>
        </w:r>
      </w:ins>
      <w:ins w:id="9" w:author="Chao Deng" w:date="2026-05-07T09:23:00Z" w16du:dateUtc="2026-05-07T01:23:00Z">
        <w:r w:rsidR="00480269" w:rsidRPr="00480269">
          <w:rPr>
            <w:rStyle w:val="Strong"/>
            <w:b w:val="0"/>
            <w:bCs w:val="0"/>
            <w:szCs w:val="24"/>
            <w:lang w:val="en-US"/>
          </w:rPr>
          <w:t>, which acts as a sparse routing mechanism to exclusively activate specific modification experts based on biologically informed nucleotide backgrounds.</w:t>
        </w:r>
      </w:ins>
      <w:del w:id="10" w:author="Chao Deng" w:date="2026-05-07T09:23:00Z" w16du:dateUtc="2026-05-07T01:23:00Z">
        <w:r w:rsidRPr="00851C47" w:rsidDel="00480269">
          <w:rPr>
            <w:rStyle w:val="Strong"/>
            <w:b w:val="0"/>
            <w:bCs w:val="0"/>
            <w:szCs w:val="24"/>
            <w:lang w:val="en-US"/>
          </w:rPr>
          <w:delText>, together with Hierarchy Cross-Attention mechanism that incorporates biologically informed nucleotide to modification relationships.</w:delText>
        </w:r>
      </w:del>
      <w:r w:rsidRPr="005D4A8A">
        <w:rPr>
          <w:szCs w:val="24"/>
        </w:rPr>
        <w:t xml:space="preserve"> </w:t>
      </w:r>
      <w:r w:rsidRPr="00851C47">
        <w:rPr>
          <w:rStyle w:val="Strong"/>
          <w:b w:val="0"/>
          <w:bCs w:val="0"/>
          <w:szCs w:val="24"/>
          <w:lang w:val="en-US"/>
        </w:rPr>
        <w:t xml:space="preserve">In addition, an attention pooling strategy enables </w:t>
      </w:r>
      <w:r>
        <w:rPr>
          <w:b/>
          <w:bCs/>
          <w:szCs w:val="24"/>
        </w:rPr>
        <w:t>mRModN</w:t>
      </w:r>
      <w:r w:rsidRPr="00851C47">
        <w:rPr>
          <w:rStyle w:val="Strong"/>
          <w:b w:val="0"/>
          <w:bCs w:val="0"/>
          <w:szCs w:val="24"/>
          <w:lang w:val="en-US"/>
        </w:rPr>
        <w:t xml:space="preserve"> to process the full sequence in a single pass and generate nucleotide-resolution attention weights for site localization. Evaluated on human (</w:t>
      </w:r>
      <w:r>
        <w:rPr>
          <w:rStyle w:val="Strong"/>
          <w:b w:val="0"/>
          <w:bCs w:val="0"/>
          <w:szCs w:val="24"/>
          <w:lang w:val="en-US"/>
        </w:rPr>
        <w:t>HRMD-</w:t>
      </w:r>
      <w:r w:rsidR="00F83098">
        <w:rPr>
          <w:rStyle w:val="Strong"/>
          <w:b w:val="0"/>
          <w:bCs w:val="0"/>
          <w:szCs w:val="24"/>
          <w:lang w:val="en-US"/>
        </w:rPr>
        <w:t>m</w:t>
      </w:r>
      <w:r w:rsidRPr="00851C47">
        <w:rPr>
          <w:rStyle w:val="Strong"/>
          <w:b w:val="0"/>
          <w:bCs w:val="0"/>
          <w:szCs w:val="24"/>
          <w:lang w:val="en-US"/>
        </w:rPr>
        <w:t>), plant (</w:t>
      </w:r>
      <w:r>
        <w:rPr>
          <w:rStyle w:val="Strong"/>
          <w:b w:val="0"/>
          <w:bCs w:val="0"/>
          <w:szCs w:val="24"/>
          <w:lang w:val="en-US"/>
        </w:rPr>
        <w:t>PRMD-</w:t>
      </w:r>
      <w:r w:rsidR="00F83098">
        <w:rPr>
          <w:rStyle w:val="Strong"/>
          <w:b w:val="0"/>
          <w:bCs w:val="0"/>
          <w:szCs w:val="24"/>
          <w:lang w:val="en-US"/>
        </w:rPr>
        <w:t>m</w:t>
      </w:r>
      <w:r w:rsidRPr="00851C47">
        <w:rPr>
          <w:rStyle w:val="Strong"/>
          <w:b w:val="0"/>
          <w:bCs w:val="0"/>
          <w:szCs w:val="24"/>
          <w:lang w:val="en-US"/>
        </w:rPr>
        <w:t xml:space="preserve">), and 3 generation (direct ONT) datasets, </w:t>
      </w:r>
      <w:r>
        <w:rPr>
          <w:b/>
          <w:bCs/>
          <w:szCs w:val="24"/>
        </w:rPr>
        <w:t>mRModN</w:t>
      </w:r>
      <w:r w:rsidRPr="00851C47">
        <w:rPr>
          <w:rStyle w:val="Strong"/>
          <w:b w:val="0"/>
          <w:bCs w:val="0"/>
          <w:szCs w:val="24"/>
          <w:lang w:val="en-US"/>
        </w:rPr>
        <w:t xml:space="preserve"> significantly outperforms window-based benchmarks. It achieves a Top-1 localization accuracy of 86.9% and demonstrates robust zero-shot transfer capability on 3 generation sequencing data.</w:t>
      </w:r>
    </w:p>
    <w:p w14:paraId="2A71D7D3" w14:textId="77777777" w:rsidR="002E1906" w:rsidRPr="00851C47" w:rsidRDefault="002E1906" w:rsidP="002E1906">
      <w:pPr>
        <w:rPr>
          <w:rStyle w:val="Strong"/>
          <w:szCs w:val="24"/>
          <w:lang w:val="en-US"/>
        </w:rPr>
      </w:pPr>
      <w:r w:rsidRPr="00851C47">
        <w:rPr>
          <w:rStyle w:val="Strong"/>
          <w:szCs w:val="24"/>
          <w:lang w:val="en-US"/>
        </w:rPr>
        <w:t>Conclusions</w:t>
      </w:r>
    </w:p>
    <w:p w14:paraId="6C719330" w14:textId="77777777" w:rsidR="002E1906" w:rsidRPr="00851C47" w:rsidRDefault="002E1906" w:rsidP="002E1906">
      <w:pPr>
        <w:rPr>
          <w:rStyle w:val="Strong"/>
          <w:b w:val="0"/>
          <w:bCs w:val="0"/>
          <w:szCs w:val="24"/>
          <w:lang w:val="en-US"/>
        </w:rPr>
      </w:pPr>
      <w:r>
        <w:rPr>
          <w:b/>
          <w:bCs/>
          <w:szCs w:val="24"/>
        </w:rPr>
        <w:t>mRModN</w:t>
      </w:r>
      <w:r w:rsidRPr="00851C47">
        <w:rPr>
          <w:rStyle w:val="Strong"/>
          <w:b w:val="0"/>
          <w:bCs w:val="0"/>
          <w:szCs w:val="24"/>
          <w:lang w:val="en-US"/>
        </w:rPr>
        <w:t xml:space="preserve"> mitigates the information loss introduced by window-based fragmentation by preserving long-range contextual information across each input sequence. Its joint classification and localization capability makes it a promising framework for high-resolution epitranscriptomic analysis and RNA modification site discovery.</w:t>
      </w:r>
    </w:p>
    <w:p w14:paraId="5C289AF6" w14:textId="77777777" w:rsidR="002E1906" w:rsidRPr="00851C47" w:rsidRDefault="002E1906" w:rsidP="002E1906">
      <w:pPr>
        <w:rPr>
          <w:rStyle w:val="Strong"/>
          <w:szCs w:val="24"/>
        </w:rPr>
      </w:pPr>
      <w:r w:rsidRPr="00851C47">
        <w:rPr>
          <w:rStyle w:val="Strong"/>
          <w:szCs w:val="24"/>
        </w:rPr>
        <w:lastRenderedPageBreak/>
        <w:t>Keywords</w:t>
      </w:r>
    </w:p>
    <w:p w14:paraId="1CCDB965" w14:textId="77777777" w:rsidR="002E1906" w:rsidRPr="00851C47" w:rsidRDefault="002E1906" w:rsidP="002E1906">
      <w:pPr>
        <w:rPr>
          <w:rStyle w:val="Strong"/>
          <w:b w:val="0"/>
          <w:bCs w:val="0"/>
          <w:szCs w:val="24"/>
          <w:lang w:val="en-US"/>
        </w:rPr>
      </w:pPr>
      <w:r w:rsidRPr="00851C47">
        <w:rPr>
          <w:rStyle w:val="Strong"/>
          <w:b w:val="0"/>
          <w:bCs w:val="0"/>
          <w:szCs w:val="24"/>
          <w:lang w:val="en-US"/>
        </w:rPr>
        <w:t>Cross-Attention, Graph Convolution, Attention Pooling, Detection Task, RNA Modification</w:t>
      </w:r>
    </w:p>
    <w:p w14:paraId="1B4E0BFE" w14:textId="77777777" w:rsidR="002E1906" w:rsidRPr="005D4A8A" w:rsidRDefault="002E1906" w:rsidP="002E1906">
      <w:pPr>
        <w:rPr>
          <w:rFonts w:eastAsia="Times New Roman"/>
          <w:szCs w:val="24"/>
        </w:rPr>
      </w:pPr>
      <w:r w:rsidRPr="005D4A8A">
        <w:rPr>
          <w:szCs w:val="24"/>
        </w:rPr>
        <w:br w:type="page"/>
      </w:r>
    </w:p>
    <w:p w14:paraId="1C2EE0DF" w14:textId="77777777" w:rsidR="002E1906" w:rsidRPr="00851C47" w:rsidRDefault="002E1906" w:rsidP="002E1906">
      <w:pPr>
        <w:pStyle w:val="11"/>
        <w:spacing w:line="360" w:lineRule="auto"/>
        <w:rPr>
          <w:sz w:val="24"/>
          <w:szCs w:val="24"/>
          <w:lang w:val="en-US"/>
        </w:rPr>
      </w:pPr>
      <w:r w:rsidRPr="00851C47">
        <w:rPr>
          <w:sz w:val="24"/>
          <w:szCs w:val="24"/>
          <w:lang w:val="en-US"/>
        </w:rPr>
        <w:lastRenderedPageBreak/>
        <w:t>Introduction</w:t>
      </w:r>
    </w:p>
    <w:p w14:paraId="4D759D6F" w14:textId="77777777" w:rsidR="002E1906" w:rsidRPr="005D4A8A" w:rsidRDefault="002E1906" w:rsidP="002E1906">
      <w:pPr>
        <w:rPr>
          <w:szCs w:val="24"/>
        </w:rPr>
      </w:pPr>
      <w:r w:rsidRPr="005D4A8A">
        <w:rPr>
          <w:szCs w:val="24"/>
        </w:rPr>
        <w:t>RNA modifications are a central component of epitranscriptomic regulation</w:t>
      </w:r>
      <w:r w:rsidRPr="005D4A8A">
        <w:rPr>
          <w:szCs w:val="24"/>
        </w:rPr>
        <w:fldChar w:fldCharType="begin">
          <w:fldData xml:space="preserve">PEVuZE5vdGU+PENpdGU+PEF1dGhvcj5DZXJuZWNraXM8L0F1dGhvcj48WWVhcj4yMDI0PC9ZZWFy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</w:fldData>
        </w:fldChar>
      </w:r>
      <w:r>
        <w:rPr>
          <w:szCs w:val="24"/>
        </w:rPr>
        <w:instrText xml:space="preserve"> ADDIN EN.CITE </w:instrText>
      </w:r>
      <w:r>
        <w:rPr>
          <w:szCs w:val="24"/>
        </w:rPr>
        <w:fldChar w:fldCharType="begin">
          <w:fldData xml:space="preserve">PEVuZE5vdGU+PENpdGU+PEF1dGhvcj5DZXJuZWNraXM8L0F1dGhvcj48WWVhcj4yMDI0PC9ZZWFy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</w:fldData>
        </w:fldChar>
      </w:r>
      <w:r>
        <w:rPr>
          <w:szCs w:val="24"/>
        </w:rPr>
        <w:instrText xml:space="preserve"> ADDIN EN.CITE.DATA </w:instrText>
      </w:r>
      <w:r>
        <w:rPr>
          <w:szCs w:val="24"/>
        </w:rPr>
      </w:r>
      <w:r>
        <w:rPr>
          <w:szCs w:val="24"/>
        </w:rPr>
        <w:fldChar w:fldCharType="end"/>
      </w:r>
      <w:r w:rsidRPr="005D4A8A">
        <w:rPr>
          <w:szCs w:val="24"/>
        </w:rPr>
      </w:r>
      <w:r w:rsidRPr="005D4A8A">
        <w:rPr>
          <w:szCs w:val="24"/>
        </w:rPr>
        <w:fldChar w:fldCharType="separate"/>
      </w:r>
      <w:r>
        <w:rPr>
          <w:noProof/>
          <w:szCs w:val="24"/>
        </w:rPr>
        <w:t>[1-3]</w:t>
      </w:r>
      <w:r w:rsidRPr="005D4A8A">
        <w:rPr>
          <w:szCs w:val="24"/>
        </w:rPr>
        <w:fldChar w:fldCharType="end"/>
      </w:r>
      <w:r w:rsidRPr="005D4A8A">
        <w:rPr>
          <w:szCs w:val="24"/>
        </w:rPr>
        <w:t>, introducing a critical layer of post-transcriptional control through chemical alterations of RNA nucleotides</w:t>
      </w:r>
      <w:r w:rsidRPr="005D4A8A">
        <w:rPr>
          <w:szCs w:val="24"/>
        </w:rPr>
        <w:fldChar w:fldCharType="begin"/>
      </w:r>
      <w:r>
        <w:rPr>
          <w:szCs w:val="24"/>
        </w:rPr>
        <w:instrText xml:space="preserve"> ADDIN EN.CITE &lt;EndNote&gt;&lt;Cite&gt;&lt;Author&gt;Yu&lt;/Author&gt;&lt;Year&gt;2026&lt;/Year&gt;&lt;RecNum&gt;427&lt;/RecNum&gt;&lt;DisplayText&gt;[4]&lt;/DisplayText&gt;&lt;record&gt;&lt;rec-number&gt;427&lt;/rec-number&gt;&lt;foreign-keys&gt;&lt;key app="EN" db-id="ds9sp2avsr0pscezt9lpsfx825z50appaadd" timestamp="1774531127"&gt;427&lt;/key&gt;&lt;/foreign-keys&gt;&lt;ref-type name="Journal Article"&gt;17&lt;/ref-type&gt;&lt;contributors&gt;&lt;authors&gt;&lt;author&gt;Yu, Bo-Yi&lt;/author&gt;&lt;author&gt;Ueda, Hiroki&lt;/author&gt;&lt;/authors&gt;&lt;/contributors&gt;&lt;titles&gt;&lt;title&gt;RNA modifications in cancer and their detection: a review&lt;/title&gt;&lt;secondary-title&gt;Japanese Journal of Clinical Oncology&lt;/secondary-title&gt;&lt;/titles&gt;&lt;periodical&gt;&lt;full-title&gt;Japanese Journal of Clinical Oncology&lt;/full-title&gt;&lt;/periodical&gt;&lt;pages&gt;hyag018&lt;/pages&gt;&lt;dates&gt;&lt;year&gt;2026&lt;/year&gt;&lt;/dates&gt;&lt;isbn&gt;1465-3621&lt;/isbn&gt;&lt;urls&gt;&lt;/urls&gt;&lt;/record&gt;&lt;/Cite&gt;&lt;/EndNote&gt;</w:instrText>
      </w:r>
      <w:r w:rsidRPr="005D4A8A">
        <w:rPr>
          <w:szCs w:val="24"/>
        </w:rPr>
        <w:fldChar w:fldCharType="separate"/>
      </w:r>
      <w:r>
        <w:rPr>
          <w:noProof/>
          <w:szCs w:val="24"/>
        </w:rPr>
        <w:t>[4]</w:t>
      </w:r>
      <w:r w:rsidRPr="005D4A8A">
        <w:rPr>
          <w:szCs w:val="24"/>
        </w:rPr>
        <w:fldChar w:fldCharType="end"/>
      </w:r>
      <w:r w:rsidRPr="005D4A8A">
        <w:rPr>
          <w:szCs w:val="24"/>
        </w:rPr>
        <w:t>. More than 170 distinct RNA modifications have been reported to date</w:t>
      </w:r>
      <w:r w:rsidRPr="005D4A8A">
        <w:rPr>
          <w:szCs w:val="24"/>
        </w:rPr>
        <w:fldChar w:fldCharType="begin"/>
      </w:r>
      <w:r>
        <w:rPr>
          <w:szCs w:val="24"/>
        </w:rPr>
        <w:instrText xml:space="preserve"> ADDIN EN.CITE &lt;EndNote&gt;&lt;Cite&gt;&lt;Author&gt;Artika&lt;/Author&gt;&lt;Year&gt;2025&lt;/Year&gt;&lt;RecNum&gt;471&lt;/RecNum&gt;&lt;DisplayText&gt;[5, 6]&lt;/DisplayText&gt;&lt;record&gt;&lt;rec-number&gt;471&lt;/rec-number&gt;&lt;foreign-keys&gt;&lt;key app="EN" db-id="ds9sp2avsr0pscezt9lpsfx825z50appaadd" timestamp="1776261056"&gt;471&lt;/key&gt;&lt;/foreign-keys&gt;&lt;ref-type name="Journal Article"&gt;17&lt;/ref-type&gt;&lt;contributors&gt;&lt;authors&gt;&lt;author&gt;Artika, I Made&lt;/author&gt;&lt;author&gt;Arianti, Rini&lt;/author&gt;&lt;author&gt;Demény, Máté Á&lt;/author&gt;&lt;author&gt;Kristóf, Endre&lt;/author&gt;&lt;/authors&gt;&lt;/contributors&gt;&lt;titles&gt;&lt;title&gt;RNA modifications and their role in gene expression&lt;/title&gt;&lt;secondary-title&gt;Frontiers in Molecular Biosciences&lt;/secondary-title&gt;&lt;/titles&gt;&lt;periodical&gt;&lt;full-title&gt;Frontiers in Molecular Biosciences&lt;/full-title&gt;&lt;/periodical&gt;&lt;pages&gt;1537861&lt;/pages&gt;&lt;volume&gt;12&lt;/volume&gt;&lt;dates&gt;&lt;year&gt;2025&lt;/year&gt;&lt;/dates&gt;&lt;isbn&gt;2296-889X&lt;/isbn&gt;&lt;urls&gt;&lt;/urls&gt;&lt;/record&gt;&lt;/Cite&gt;&lt;Cite&gt;&lt;Author&gt;Adamopoulos&lt;/Author&gt;&lt;Year&gt;2023&lt;/Year&gt;&lt;RecNum&gt;472&lt;/RecNum&gt;&lt;record&gt;&lt;rec-number&gt;472&lt;/rec-number&gt;&lt;foreign-keys&gt;&lt;key app="EN" db-id="ds9sp2avsr0pscezt9lpsfx825z50appaadd" timestamp="1776261124"&gt;472&lt;/key&gt;&lt;/foreign-keys&gt;&lt;ref-type name="Journal Article"&gt;17&lt;/ref-type&gt;&lt;contributors&gt;&lt;authors&gt;&lt;author&gt;Adamopoulos, Panagiotis G&lt;/author&gt;&lt;author&gt;Athanasopoulou, Konstantina&lt;/author&gt;&lt;author&gt;Daneva, Glykeria N&lt;/author&gt;&lt;author&gt;Scorilas, Andreas&lt;/author&gt;&lt;/authors&gt;&lt;/contributors&gt;&lt;titles&gt;&lt;title&gt;The repertoire of RNA modifications orchestrates a plethora of cellular responses&lt;/title&gt;&lt;secondary-title&gt;International Journal of Molecular Sciences&lt;/secondary-title&gt;&lt;/titles&gt;&lt;periodical&gt;&lt;full-title&gt;International Journal of Molecular Sciences&lt;/full-title&gt;&lt;/periodical&gt;&lt;pages&gt;2387&lt;/pages&gt;&lt;volume&gt;24&lt;/volume&gt;&lt;number&gt;3&lt;/number&gt;&lt;dates&gt;&lt;year&gt;2023&lt;/year&gt;&lt;/dates&gt;&lt;isbn&gt;1422-0067&lt;/isbn&gt;&lt;urls&gt;&lt;/urls&gt;&lt;/record&gt;&lt;/Cite&gt;&lt;/EndNote&gt;</w:instrText>
      </w:r>
      <w:r w:rsidRPr="005D4A8A">
        <w:rPr>
          <w:szCs w:val="24"/>
        </w:rPr>
        <w:fldChar w:fldCharType="separate"/>
      </w:r>
      <w:r>
        <w:rPr>
          <w:noProof/>
          <w:szCs w:val="24"/>
        </w:rPr>
        <w:t>[5, 6]</w:t>
      </w:r>
      <w:r w:rsidRPr="005D4A8A">
        <w:rPr>
          <w:szCs w:val="24"/>
        </w:rPr>
        <w:fldChar w:fldCharType="end"/>
      </w:r>
      <w:r w:rsidRPr="005D4A8A">
        <w:rPr>
          <w:szCs w:val="24"/>
        </w:rPr>
        <w:t>, including N6-methyladenosine (m</w:t>
      </w:r>
      <w:r w:rsidRPr="00851C47">
        <w:rPr>
          <w:szCs w:val="24"/>
          <w:vertAlign w:val="superscript"/>
        </w:rPr>
        <w:t>6</w:t>
      </w:r>
      <w:r w:rsidRPr="005D4A8A">
        <w:rPr>
          <w:szCs w:val="24"/>
        </w:rPr>
        <w:t>A), pseudouridine (Ψ), 5-methylcytosine (m</w:t>
      </w:r>
      <w:r w:rsidRPr="00851C47">
        <w:rPr>
          <w:szCs w:val="24"/>
          <w:vertAlign w:val="superscript"/>
        </w:rPr>
        <w:t>5</w:t>
      </w:r>
      <w:r w:rsidRPr="005D4A8A">
        <w:rPr>
          <w:szCs w:val="24"/>
        </w:rPr>
        <w:t>C), N4-acetylcytidine (ac</w:t>
      </w:r>
      <w:r w:rsidRPr="00851C47">
        <w:rPr>
          <w:szCs w:val="24"/>
          <w:vertAlign w:val="superscript"/>
        </w:rPr>
        <w:t>4</w:t>
      </w:r>
      <w:r w:rsidRPr="005D4A8A">
        <w:rPr>
          <w:szCs w:val="24"/>
        </w:rPr>
        <w:t>C), and N7-methylguanosine (m</w:t>
      </w:r>
      <w:r w:rsidRPr="00851C47">
        <w:rPr>
          <w:szCs w:val="24"/>
          <w:vertAlign w:val="superscript"/>
        </w:rPr>
        <w:t>7</w:t>
      </w:r>
      <w:r w:rsidRPr="005D4A8A">
        <w:rPr>
          <w:szCs w:val="24"/>
        </w:rPr>
        <w:t>G). Among these, m</w:t>
      </w:r>
      <w:r w:rsidRPr="00851C47">
        <w:rPr>
          <w:szCs w:val="24"/>
          <w:vertAlign w:val="superscript"/>
        </w:rPr>
        <w:t>6</w:t>
      </w:r>
      <w:r w:rsidRPr="005D4A8A">
        <w:rPr>
          <w:szCs w:val="24"/>
        </w:rPr>
        <w:t>A is the most abundant and extensively studied modification in eukaryotic mRNA</w:t>
      </w:r>
      <w:r w:rsidRPr="005D4A8A">
        <w:rPr>
          <w:szCs w:val="24"/>
        </w:rPr>
        <w:fldChar w:fldCharType="begin"/>
      </w:r>
      <w:r>
        <w:rPr>
          <w:szCs w:val="24"/>
        </w:rPr>
        <w:instrText xml:space="preserve"> ADDIN EN.CITE &lt;EndNote&gt;&lt;Cite&gt;&lt;Author&gt;Hong&lt;/Author&gt;&lt;Year&gt;2022&lt;/Year&gt;&lt;RecNum&gt;473&lt;/RecNum&gt;&lt;DisplayText&gt;[7]&lt;/DisplayText&gt;&lt;record&gt;&lt;rec-number&gt;473&lt;/rec-number&gt;&lt;foreign-keys&gt;&lt;key app="EN" db-id="ds9sp2avsr0pscezt9lpsfx825z50appaadd" timestamp="1776261169"&gt;473&lt;/key&gt;&lt;/foreign-keys&gt;&lt;ref-type name="Journal Article"&gt;17&lt;/ref-type&gt;&lt;contributors&gt;&lt;authors&gt;&lt;author&gt;Hong, Juyeong&lt;/author&gt;&lt;author&gt;Xu, Kexin&lt;/author&gt;&lt;author&gt;Lee, Ji Hoon&lt;/author&gt;&lt;/authors&gt;&lt;/contributors&gt;&lt;titles&gt;&lt;title&gt;Biological roles of the RNA m6A modification and its implications in cancer&lt;/title&gt;&lt;secondary-title&gt;Experimental &amp;amp; molecular medicine&lt;/secondary-title&gt;&lt;/titles&gt;&lt;periodical&gt;&lt;full-title&gt;Experimental &amp;amp; molecular medicine&lt;/full-title&gt;&lt;/periodical&gt;&lt;pages&gt;1822-1832&lt;/pages&gt;&lt;volume&gt;54&lt;/volume&gt;&lt;number&gt;11&lt;/number&gt;&lt;dates&gt;&lt;year&gt;2022&lt;/year&gt;&lt;/dates&gt;&lt;isbn&gt;2092-6413&lt;/isbn&gt;&lt;urls&gt;&lt;/urls&gt;&lt;/record&gt;&lt;/Cite&gt;&lt;/EndNote&gt;</w:instrText>
      </w:r>
      <w:r w:rsidRPr="005D4A8A">
        <w:rPr>
          <w:szCs w:val="24"/>
        </w:rPr>
        <w:fldChar w:fldCharType="separate"/>
      </w:r>
      <w:r>
        <w:rPr>
          <w:noProof/>
          <w:szCs w:val="24"/>
        </w:rPr>
        <w:t>[7]</w:t>
      </w:r>
      <w:r w:rsidRPr="005D4A8A">
        <w:rPr>
          <w:szCs w:val="24"/>
        </w:rPr>
        <w:fldChar w:fldCharType="end"/>
      </w:r>
      <w:r w:rsidRPr="005D4A8A">
        <w:rPr>
          <w:szCs w:val="24"/>
        </w:rPr>
        <w:t>, whereas ac</w:t>
      </w:r>
      <w:r w:rsidRPr="00851C47">
        <w:rPr>
          <w:szCs w:val="24"/>
          <w:vertAlign w:val="superscript"/>
        </w:rPr>
        <w:t>4</w:t>
      </w:r>
      <w:r w:rsidRPr="005D4A8A">
        <w:rPr>
          <w:szCs w:val="24"/>
        </w:rPr>
        <w:t>C remains the only acetylated RNA modification currently known in mRNA</w:t>
      </w:r>
      <w:r w:rsidRPr="005D4A8A">
        <w:rPr>
          <w:szCs w:val="24"/>
        </w:rPr>
        <w:fldChar w:fldCharType="begin"/>
      </w:r>
      <w:r>
        <w:rPr>
          <w:szCs w:val="24"/>
        </w:rPr>
        <w:instrText xml:space="preserve"> ADDIN EN.CITE &lt;EndNote&gt;&lt;Cite&gt;&lt;Author&gt;Schiffers&lt;/Author&gt;&lt;Year&gt;2024&lt;/Year&gt;&lt;RecNum&gt;474&lt;/RecNum&gt;&lt;DisplayText&gt;[8]&lt;/DisplayText&gt;&lt;record&gt;&lt;rec-number&gt;474&lt;/rec-number&gt;&lt;foreign-keys&gt;&lt;key app="EN" db-id="ds9sp2avsr0pscezt9lpsfx825z50appaadd" timestamp="1776261211"&gt;474&lt;/key&gt;&lt;/foreign-keys&gt;&lt;ref-type name="Journal Article"&gt;17&lt;/ref-type&gt;&lt;contributors&gt;&lt;authors&gt;&lt;author&gt;Schiffers, Sarah&lt;/author&gt;&lt;author&gt;Oberdoerffer, Shalini&lt;/author&gt;&lt;/authors&gt;&lt;/contributors&gt;&lt;titles&gt;&lt;title&gt;ac4C: a fragile modification with stabilizing functions in RNA metabolism&lt;/title&gt;&lt;secondary-title&gt;Rna&lt;/secondary-title&gt;&lt;/titles&gt;&lt;periodical&gt;&lt;full-title&gt;Rna&lt;/full-title&gt;&lt;/periodical&gt;&lt;pages&gt;583-594&lt;/pages&gt;&lt;volume&gt;30&lt;/volume&gt;&lt;number&gt;5&lt;/number&gt;&lt;dates&gt;&lt;year&gt;2024&lt;/year&gt;&lt;/dates&gt;&lt;isbn&gt;1355-8382&lt;/isbn&gt;&lt;urls&gt;&lt;/urls&gt;&lt;/record&gt;&lt;/Cite&gt;&lt;/EndNote&gt;</w:instrText>
      </w:r>
      <w:r w:rsidRPr="005D4A8A">
        <w:rPr>
          <w:szCs w:val="24"/>
        </w:rPr>
        <w:fldChar w:fldCharType="separate"/>
      </w:r>
      <w:r>
        <w:rPr>
          <w:noProof/>
          <w:szCs w:val="24"/>
        </w:rPr>
        <w:t>[8]</w:t>
      </w:r>
      <w:r w:rsidRPr="005D4A8A">
        <w:rPr>
          <w:szCs w:val="24"/>
        </w:rPr>
        <w:fldChar w:fldCharType="end"/>
      </w:r>
      <w:r w:rsidRPr="005D4A8A">
        <w:rPr>
          <w:szCs w:val="24"/>
        </w:rPr>
        <w:t>. These modifications influence multiple aspects of RNA metabolism, including stability, translation, splicing, and nuclear export, and are closely associated with immunity, human disease, and plant stress adaptation</w:t>
      </w:r>
      <w:r w:rsidRPr="005D4A8A">
        <w:rPr>
          <w:szCs w:val="24"/>
        </w:rPr>
        <w:fldChar w:fldCharType="begin"/>
      </w:r>
      <w:r>
        <w:rPr>
          <w:szCs w:val="24"/>
        </w:rPr>
        <w:instrText xml:space="preserve"> ADDIN EN.CITE &lt;EndNote&gt;&lt;Cite&gt;&lt;Author&gt;Li&lt;/Author&gt;&lt;Year&gt;2025&lt;/Year&gt;&lt;RecNum&gt;475&lt;/RecNum&gt;&lt;DisplayText&gt;[9]&lt;/DisplayText&gt;&lt;record&gt;&lt;rec-number&gt;475&lt;/rec-number&gt;&lt;foreign-keys&gt;&lt;key app="EN" db-id="ds9sp2avsr0pscezt9lpsfx825z50appaadd" timestamp="1776261280"&gt;475&lt;/key&gt;&lt;/foreign-keys&gt;&lt;ref-type name="Journal Article"&gt;17&lt;/ref-type&gt;&lt;contributors&gt;&lt;authors&gt;&lt;author&gt;Li, Shiqi&lt;/author&gt;&lt;author&gt;Luo, Ping&lt;/author&gt;&lt;author&gt;Fan, Junli&lt;/author&gt;&lt;author&gt;Li, Yirong&lt;/author&gt;&lt;author&gt;Tu, Jiancheng&lt;/author&gt;&lt;author&gt;Long, Xinghua&lt;/author&gt;&lt;/authors&gt;&lt;/contributors&gt;&lt;titles&gt;&lt;title&gt;RNA modifications in health and disease&lt;/title&gt;&lt;secondary-title&gt;MedComm&lt;/secondary-title&gt;&lt;/titles&gt;&lt;periodical&gt;&lt;full-title&gt;MedComm&lt;/full-title&gt;&lt;/periodical&gt;&lt;pages&gt;e70341&lt;/pages&gt;&lt;volume&gt;6&lt;/volume&gt;&lt;number&gt;9&lt;/number&gt;&lt;dates&gt;&lt;year&gt;2025&lt;/year&gt;&lt;/dates&gt;&lt;isbn&gt;2688-2663&lt;/isbn&gt;&lt;urls&gt;&lt;/urls&gt;&lt;/record&gt;&lt;/Cite&gt;&lt;/EndNote&gt;</w:instrText>
      </w:r>
      <w:r w:rsidRPr="005D4A8A">
        <w:rPr>
          <w:szCs w:val="24"/>
        </w:rPr>
        <w:fldChar w:fldCharType="separate"/>
      </w:r>
      <w:r>
        <w:rPr>
          <w:noProof/>
          <w:szCs w:val="24"/>
        </w:rPr>
        <w:t>[9]</w:t>
      </w:r>
      <w:r w:rsidRPr="005D4A8A">
        <w:rPr>
          <w:szCs w:val="24"/>
        </w:rPr>
        <w:fldChar w:fldCharType="end"/>
      </w:r>
      <w:r w:rsidRPr="005D4A8A">
        <w:rPr>
          <w:szCs w:val="24"/>
        </w:rPr>
        <w:t>.</w:t>
      </w:r>
    </w:p>
    <w:p w14:paraId="34257DAC" w14:textId="77777777" w:rsidR="002E1906" w:rsidRDefault="002E1906" w:rsidP="002E1906">
      <w:pPr>
        <w:rPr>
          <w:szCs w:val="24"/>
        </w:rPr>
      </w:pPr>
      <w:r w:rsidRPr="0090649A">
        <w:rPr>
          <w:szCs w:val="24"/>
        </w:rPr>
        <w:t>Advances in sequencing technologies, ranging from next-generation sequencing to native nanopore-based direct RNA sequencing, have greatly expanded the ability to profile RNA modifications at both transcriptome-wide and site-specific resolution</w:t>
      </w:r>
      <w:r w:rsidRPr="005D4A8A">
        <w:rPr>
          <w:szCs w:val="24"/>
        </w:rPr>
        <w:fldChar w:fldCharType="begin"/>
      </w:r>
      <w:r>
        <w:rPr>
          <w:szCs w:val="24"/>
        </w:rPr>
        <w:instrText xml:space="preserve"> ADDIN EN.CITE &lt;EndNote&gt;&lt;Cite&gt;&lt;Author&gt;Liu&lt;/Author&gt;&lt;Year&gt;2025&lt;/Year&gt;&lt;RecNum&gt;476&lt;/RecNum&gt;&lt;DisplayText&gt;[10]&lt;/DisplayText&gt;&lt;record&gt;&lt;rec-number&gt;476&lt;/rec-number&gt;&lt;foreign-keys&gt;&lt;key app="EN" db-id="ds9sp2avsr0pscezt9lpsfx825z50appaadd" timestamp="1776261348"&gt;476&lt;/key&gt;&lt;/foreign-keys&gt;&lt;ref-type name="Journal Article"&gt;17&lt;/ref-type&gt;&lt;contributors&gt;&lt;authors&gt;&lt;author&gt;Liu, Yaran&lt;/author&gt;&lt;author&gt;Li, Yang&lt;/author&gt;&lt;author&gt;Sun, Qiang&lt;/author&gt;&lt;/authors&gt;&lt;/contributors&gt;&lt;titles&gt;&lt;title&gt;Advances in Detecting RNA Modifications Using Direct RNA Nanopore Sequencing&lt;/title&gt;&lt;secondary-title&gt;Advanced Genetics&lt;/secondary-title&gt;&lt;/titles&gt;&lt;periodical&gt;&lt;full-title&gt;Advanced Genetics&lt;/full-title&gt;&lt;/periodical&gt;&lt;pages&gt;e00041&lt;/pages&gt;&lt;volume&gt;6&lt;/volume&gt;&lt;number&gt;4&lt;/number&gt;&lt;dates&gt;&lt;year&gt;2025&lt;/year&gt;&lt;/dates&gt;&lt;isbn&gt;2641-6573&lt;/isbn&gt;&lt;urls&gt;&lt;/urls&gt;&lt;/record&gt;&lt;/Cite&gt;&lt;/EndNote&gt;</w:instrText>
      </w:r>
      <w:r w:rsidRPr="005D4A8A">
        <w:rPr>
          <w:szCs w:val="24"/>
        </w:rPr>
        <w:fldChar w:fldCharType="separate"/>
      </w:r>
      <w:r>
        <w:rPr>
          <w:noProof/>
          <w:szCs w:val="24"/>
        </w:rPr>
        <w:t>[10]</w:t>
      </w:r>
      <w:r w:rsidRPr="005D4A8A">
        <w:rPr>
          <w:szCs w:val="24"/>
        </w:rPr>
        <w:fldChar w:fldCharType="end"/>
      </w:r>
      <w:r w:rsidRPr="005D4A8A">
        <w:rPr>
          <w:szCs w:val="24"/>
        </w:rPr>
        <w:t>. In parallel, the rapid growth of specialized databases, such as RMBase</w:t>
      </w:r>
      <w:r w:rsidRPr="005D4A8A">
        <w:rPr>
          <w:szCs w:val="24"/>
        </w:rPr>
        <w:fldChar w:fldCharType="begin"/>
      </w:r>
      <w:r>
        <w:rPr>
          <w:szCs w:val="24"/>
        </w:rPr>
        <w:instrText xml:space="preserve"> ADDIN EN.CITE &lt;EndNote&gt;&lt;Cite&gt;&lt;Author&gt;Xuan&lt;/Author&gt;&lt;Year&gt;2024&lt;/Year&gt;&lt;RecNum&gt;468&lt;/RecNum&gt;&lt;DisplayText&gt;[11]&lt;/DisplayText&gt;&lt;record&gt;&lt;rec-number&gt;468&lt;/rec-number&gt;&lt;foreign-keys&gt;&lt;key app="EN" db-id="ds9sp2avsr0pscezt9lpsfx825z50appaadd" timestamp="1775188299"&gt;468&lt;/key&gt;&lt;/foreign-keys&gt;&lt;ref-type name="Journal Article"&gt;17&lt;/ref-type&gt;&lt;contributors&gt;&lt;authors&gt;&lt;author&gt;Xuan, Jiajia&lt;/author&gt;&lt;author&gt;Chen, Lifan&lt;/author&gt;&lt;author&gt;Chen, Zhirong&lt;/author&gt;&lt;author&gt;Pang, Junjie&lt;/author&gt;&lt;author&gt;Huang, Junhong&lt;/author&gt;&lt;author&gt;Lin, Jinran&lt;/author&gt;&lt;author&gt;Zheng, Lingling&lt;/author&gt;&lt;author&gt;Li, Bin&lt;/author&gt;&lt;author&gt;Qu, Lianghu&lt;/author&gt;&lt;author&gt;Yang, Jianhua&lt;/author&gt;&lt;/authors&gt;&lt;/contributors&gt;&lt;titles&gt;&lt;title&gt;RMBase v3. 0: decode the landscape, mechanisms and functions of RNA modifications&lt;/title&gt;&lt;secondary-title&gt;Nucleic Acids Research&lt;/secondary-title&gt;&lt;/titles&gt;&lt;periodical&gt;&lt;full-title&gt;Nucleic acids research&lt;/full-title&gt;&lt;/periodical&gt;&lt;pages&gt;D273-D284&lt;/pages&gt;&lt;volume&gt;52&lt;/volume&gt;&lt;number&gt;D1&lt;/number&gt;&lt;dates&gt;&lt;year&gt;2024&lt;/year&gt;&lt;/dates&gt;&lt;isbn&gt;0305-1048&lt;/isbn&gt;&lt;urls&gt;&lt;/urls&gt;&lt;/record&gt;&lt;/Cite&gt;&lt;/EndNote&gt;</w:instrText>
      </w:r>
      <w:r w:rsidRPr="005D4A8A">
        <w:rPr>
          <w:szCs w:val="24"/>
        </w:rPr>
        <w:fldChar w:fldCharType="separate"/>
      </w:r>
      <w:r>
        <w:rPr>
          <w:noProof/>
          <w:szCs w:val="24"/>
        </w:rPr>
        <w:t>[11]</w:t>
      </w:r>
      <w:r w:rsidRPr="005D4A8A">
        <w:rPr>
          <w:szCs w:val="24"/>
        </w:rPr>
        <w:fldChar w:fldCharType="end"/>
      </w:r>
      <w:r w:rsidRPr="005D4A8A">
        <w:rPr>
          <w:szCs w:val="24"/>
        </w:rPr>
        <w:t>, PRMD, and DirectRMDB</w:t>
      </w:r>
      <w:r w:rsidRPr="005D4A8A">
        <w:rPr>
          <w:szCs w:val="24"/>
        </w:rPr>
        <w:fldChar w:fldCharType="begin"/>
      </w:r>
      <w:r>
        <w:rPr>
          <w:szCs w:val="24"/>
        </w:rPr>
        <w:instrText xml:space="preserve"> ADDIN EN.CITE &lt;EndNote&gt;&lt;Cite&gt;&lt;Author&gt;Zhang&lt;/Author&gt;&lt;Year&gt;2023&lt;/Year&gt;&lt;RecNum&gt;479&lt;/RecNum&gt;&lt;DisplayText&gt;[12]&lt;/DisplayText&gt;&lt;record&gt;&lt;rec-number&gt;479&lt;/rec-number&gt;&lt;foreign-keys&gt;&lt;key app="EN" db-id="ds9sp2avsr0pscezt9lpsfx825z50appaadd" timestamp="1776261421"&gt;479&lt;/key&gt;&lt;/foreign-keys&gt;&lt;ref-type name="Journal Article"&gt;17&lt;/ref-type&gt;&lt;contributors&gt;&lt;authors&gt;&lt;author&gt;Zhang, Yuxin&lt;/author&gt;&lt;author&gt;Jiang, Jie&lt;/author&gt;&lt;author&gt;Ma, Jiongming&lt;/author&gt;&lt;author&gt;Wei, Zhen&lt;/author&gt;&lt;author&gt;Wang, Yue&lt;/author&gt;&lt;author&gt;Song, Bowen&lt;/author&gt;&lt;author&gt;Meng, Jia&lt;/author&gt;&lt;author&gt;Jia, Guifang&lt;/author&gt;&lt;author&gt;De Magalhães, João Pedro&lt;/author&gt;&lt;author&gt;Rigden, Daniel J&lt;/author&gt;&lt;/authors&gt;&lt;/contributors&gt;&lt;titles&gt;&lt;title&gt;DirectRMDB: a database of post-transcriptional RNA modifications unveiled from direct RNA sequencing technology&lt;/title&gt;&lt;secondary-title&gt;Nucleic acids research&lt;/secondary-title&gt;&lt;/titles&gt;&lt;periodical&gt;&lt;full-title&gt;Nucleic acids research&lt;/full-title&gt;&lt;/periodical&gt;&lt;pages&gt;D106-D116&lt;/pages&gt;&lt;volume&gt;51&lt;/volume&gt;&lt;number&gt;D1&lt;/number&gt;&lt;dates&gt;&lt;year&gt;2023&lt;/year&gt;&lt;/dates&gt;&lt;isbn&gt;0305-1048&lt;/isbn&gt;&lt;urls&gt;&lt;/urls&gt;&lt;/record&gt;&lt;/Cite&gt;&lt;/EndNote&gt;</w:instrText>
      </w:r>
      <w:r w:rsidRPr="005D4A8A">
        <w:rPr>
          <w:szCs w:val="24"/>
        </w:rPr>
        <w:fldChar w:fldCharType="separate"/>
      </w:r>
      <w:r>
        <w:rPr>
          <w:noProof/>
          <w:szCs w:val="24"/>
        </w:rPr>
        <w:t>[12]</w:t>
      </w:r>
      <w:r w:rsidRPr="005D4A8A">
        <w:rPr>
          <w:szCs w:val="24"/>
        </w:rPr>
        <w:fldChar w:fldCharType="end"/>
      </w:r>
      <w:r w:rsidRPr="005D4A8A">
        <w:rPr>
          <w:szCs w:val="24"/>
        </w:rPr>
        <w:t>, has provided increasingly rich resources for large-scale computational analysis of the epitranscriptome.</w:t>
      </w:r>
    </w:p>
    <w:p w14:paraId="1D52FADD" w14:textId="0EFA6AAB" w:rsidR="002E1906" w:rsidRDefault="002E1906" w:rsidP="002E1906">
      <w:pPr>
        <w:rPr>
          <w:ins w:id="11" w:author="Chao Deng" w:date="2026-05-09T11:44:00Z" w16du:dateUtc="2026-05-09T03:44:00Z"/>
          <w:szCs w:val="24"/>
        </w:rPr>
      </w:pPr>
      <w:r w:rsidRPr="00D83060">
        <w:rPr>
          <w:szCs w:val="24"/>
        </w:rPr>
        <w:t>RNA modification prediction methods have undergone a clear transition from task-specific single-modification models to unified multi-modification prediction frameworks</w:t>
      </w:r>
      <w:r w:rsidRPr="005D4A8A">
        <w:rPr>
          <w:szCs w:val="24"/>
        </w:rPr>
        <w:fldChar w:fldCharType="begin">
          <w:fldData xml:space="preserve">PEVuZE5vdGU+PENpdGU+PEF1dGhvcj5BemFkPC9BdXRob3I+PFllYXI+MjAyMjwvWWVhcj48UmVj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</w:fldData>
        </w:fldChar>
      </w:r>
      <w:r>
        <w:rPr>
          <w:szCs w:val="24"/>
        </w:rPr>
        <w:instrText xml:space="preserve"> ADDIN EN.CITE </w:instrText>
      </w:r>
      <w:r>
        <w:rPr>
          <w:szCs w:val="24"/>
        </w:rPr>
        <w:fldChar w:fldCharType="begin">
          <w:fldData xml:space="preserve">PEVuZE5vdGU+PENpdGU+PEF1dGhvcj5BemFkPC9BdXRob3I+PFllYXI+MjAyMjwvWWVhcj48UmVj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</w:fldData>
        </w:fldChar>
      </w:r>
      <w:r>
        <w:rPr>
          <w:szCs w:val="24"/>
        </w:rPr>
        <w:instrText xml:space="preserve"> ADDIN EN.CITE.DATA </w:instrText>
      </w:r>
      <w:r>
        <w:rPr>
          <w:szCs w:val="24"/>
        </w:rPr>
      </w:r>
      <w:r>
        <w:rPr>
          <w:szCs w:val="24"/>
        </w:rPr>
        <w:fldChar w:fldCharType="end"/>
      </w:r>
      <w:r w:rsidRPr="005D4A8A">
        <w:rPr>
          <w:szCs w:val="24"/>
        </w:rPr>
      </w:r>
      <w:r w:rsidRPr="005D4A8A">
        <w:rPr>
          <w:szCs w:val="24"/>
        </w:rPr>
        <w:fldChar w:fldCharType="separate"/>
      </w:r>
      <w:r>
        <w:rPr>
          <w:noProof/>
          <w:szCs w:val="24"/>
        </w:rPr>
        <w:t>[13-15]</w:t>
      </w:r>
      <w:r w:rsidRPr="005D4A8A">
        <w:rPr>
          <w:szCs w:val="24"/>
        </w:rPr>
        <w:fldChar w:fldCharType="end"/>
      </w:r>
      <w:r w:rsidRPr="00D83060">
        <w:rPr>
          <w:szCs w:val="24"/>
        </w:rPr>
        <w:t>.</w:t>
      </w:r>
      <w:r>
        <w:rPr>
          <w:rFonts w:hint="eastAsia"/>
          <w:szCs w:val="24"/>
        </w:rPr>
        <w:t xml:space="preserve"> </w:t>
      </w:r>
      <w:r w:rsidRPr="00D83060">
        <w:rPr>
          <w:szCs w:val="24"/>
        </w:rPr>
        <w:t>Early models, such as m6Anet</w:t>
      </w:r>
      <w:r w:rsidRPr="005D4A8A">
        <w:rPr>
          <w:szCs w:val="24"/>
        </w:rPr>
        <w:fldChar w:fldCharType="begin"/>
      </w:r>
      <w:r>
        <w:rPr>
          <w:szCs w:val="24"/>
        </w:rPr>
        <w:instrText xml:space="preserve"> ADDIN EN.CITE &lt;EndNote&gt;&lt;Cite&gt;&lt;Author&gt;Hendra&lt;/Author&gt;&lt;Year&gt;2022&lt;/Year&gt;&lt;RecNum&gt;455&lt;/RecNum&gt;&lt;DisplayText&gt;[16]&lt;/DisplayText&gt;&lt;record&gt;&lt;rec-number&gt;455&lt;/rec-number&gt;&lt;foreign-keys&gt;&lt;key app="EN" db-id="ds9sp2avsr0pscezt9lpsfx825z50appaadd" timestamp="1775187116"&gt;455&lt;/key&gt;&lt;/foreign-keys&gt;&lt;ref-type name="Journal Article"&gt;17&lt;/ref-type&gt;&lt;contributors&gt;&lt;authors&gt;&lt;author&gt;Hendra, Christopher&lt;/author&gt;&lt;author&gt;Pratanwanich, Ploy N&lt;/author&gt;&lt;author&gt;Wan, Yuk Kei&lt;/author&gt;&lt;author&gt;Goh, WS Sho&lt;/author&gt;&lt;author&gt;Thiery, Alexandre&lt;/author&gt;&lt;author&gt;Göke, Jonathan&lt;/author&gt;&lt;/authors&gt;&lt;/contributors&gt;&lt;titles&gt;&lt;title&gt;Detection of m6A from direct RNA sequencing using a multiple instance learning framework&lt;/title&gt;&lt;secondary-title&gt;Nature methods&lt;/secondary-title&gt;&lt;/titles&gt;&lt;periodical&gt;&lt;full-title&gt;Nature methods&lt;/full-title&gt;&lt;/periodical&gt;&lt;pages&gt;1590-1598&lt;/pages&gt;&lt;volume&gt;19&lt;/volume&gt;&lt;number&gt;12&lt;/number&gt;&lt;dates&gt;&lt;year&gt;2022&lt;/year&gt;&lt;/dates&gt;&lt;isbn&gt;1548-7091&lt;/isbn&gt;&lt;urls&gt;&lt;/urls&gt;&lt;/record&gt;&lt;/Cite&gt;&lt;/EndNote&gt;</w:instrText>
      </w:r>
      <w:r w:rsidRPr="005D4A8A">
        <w:rPr>
          <w:szCs w:val="24"/>
        </w:rPr>
        <w:fldChar w:fldCharType="separate"/>
      </w:r>
      <w:r>
        <w:rPr>
          <w:noProof/>
          <w:szCs w:val="24"/>
        </w:rPr>
        <w:t>[16]</w:t>
      </w:r>
      <w:r w:rsidRPr="005D4A8A">
        <w:rPr>
          <w:szCs w:val="24"/>
        </w:rPr>
        <w:fldChar w:fldCharType="end"/>
      </w:r>
      <w:r w:rsidRPr="00D83060">
        <w:rPr>
          <w:szCs w:val="24"/>
        </w:rPr>
        <w:t xml:space="preserve"> and DeepAc4C</w:t>
      </w:r>
      <w:r w:rsidRPr="005D4A8A">
        <w:rPr>
          <w:szCs w:val="24"/>
        </w:rPr>
        <w:fldChar w:fldCharType="begin"/>
      </w:r>
      <w:r>
        <w:rPr>
          <w:szCs w:val="24"/>
        </w:rPr>
        <w:instrText xml:space="preserve"> ADDIN EN.CITE &lt;EndNote&gt;&lt;Cite&gt;&lt;Author&gt;Wang&lt;/Author&gt;&lt;Year&gt;2022&lt;/Year&gt;&lt;RecNum&gt;465&lt;/RecNum&gt;&lt;DisplayText&gt;[17]&lt;/DisplayText&gt;&lt;record&gt;&lt;rec-number&gt;465&lt;/rec-number&gt;&lt;foreign-keys&gt;&lt;key app="EN" db-id="ds9sp2avsr0pscezt9lpsfx825z50appaadd" timestamp="1775187704"&gt;465&lt;/key&gt;&lt;/foreign-keys&gt;&lt;ref-type name="Journal Article"&gt;17&lt;/ref-type&gt;&lt;contributors&gt;&lt;authors&gt;&lt;author&gt;Wang, Chao&lt;/author&gt;&lt;author&gt;Ju, Ying&lt;/author&gt;&lt;author&gt;Zou, Quan&lt;/author&gt;&lt;author&gt;Lin, Chen&lt;/author&gt;&lt;/authors&gt;&lt;/contributors&gt;&lt;titles&gt;&lt;title&gt;DeepAc4C: a convolutional neural network model with hybrid features composed of physicochemical patterns and distributed representation information for identification of N4-acetylcytidine in mRNA&lt;/title&gt;&lt;secondary-title&gt;Bioinformatics&lt;/secondary-title&gt;&lt;/titles&gt;&lt;periodical&gt;&lt;full-title&gt;Bioinformatics&lt;/full-title&gt;&lt;/periodical&gt;&lt;pages&gt;52-57&lt;/pages&gt;&lt;volume&gt;38&lt;/volume&gt;&lt;number&gt;1&lt;/number&gt;&lt;dates&gt;&lt;year&gt;2022&lt;/year&gt;&lt;/dates&gt;&lt;isbn&gt;1367-4803&lt;/isbn&gt;&lt;urls&gt;&lt;/urls&gt;&lt;/record&gt;&lt;/Cite&gt;&lt;/EndNote&gt;</w:instrText>
      </w:r>
      <w:r w:rsidRPr="005D4A8A">
        <w:rPr>
          <w:szCs w:val="24"/>
        </w:rPr>
        <w:fldChar w:fldCharType="separate"/>
      </w:r>
      <w:r>
        <w:rPr>
          <w:noProof/>
          <w:szCs w:val="24"/>
        </w:rPr>
        <w:t>[17]</w:t>
      </w:r>
      <w:r w:rsidRPr="005D4A8A">
        <w:rPr>
          <w:szCs w:val="24"/>
        </w:rPr>
        <w:fldChar w:fldCharType="end"/>
      </w:r>
      <w:r w:rsidRPr="00D83060">
        <w:rPr>
          <w:szCs w:val="24"/>
        </w:rPr>
        <w:t>, were primarily designed for individual modification types and achieved encouraging performance on specific tasks. However, these methods were generally limited to one modification type at a time, making them less suitable for the complex transcriptomic setting in which multiple modifications may coexist within the same RNA molecule. More recent studies, represented by models such as MultiRM</w:t>
      </w:r>
      <w:r w:rsidRPr="005D4A8A">
        <w:rPr>
          <w:szCs w:val="24"/>
        </w:rPr>
        <w:fldChar w:fldCharType="begin"/>
      </w:r>
      <w:r>
        <w:rPr>
          <w:szCs w:val="24"/>
        </w:rPr>
        <w:instrText xml:space="preserve"> ADDIN EN.CITE &lt;EndNote&gt;&lt;Cite&gt;&lt;Author&gt;Song&lt;/Author&gt;&lt;Year&gt;2021&lt;/Year&gt;&lt;RecNum&gt;443&lt;/RecNum&gt;&lt;DisplayText&gt;[18]&lt;/DisplayText&gt;&lt;record&gt;&lt;rec-number&gt;443&lt;/rec-number&gt;&lt;foreign-keys&gt;&lt;key app="EN" db-id="ds9sp2avsr0pscezt9lpsfx825z50appaadd" timestamp="1774531990"&gt;443&lt;/key&gt;&lt;/foreign-keys&gt;&lt;ref-type name="Journal Article"&gt;17&lt;/ref-type&gt;&lt;contributors&gt;&lt;authors&gt;&lt;author&gt;Song, Zitao&lt;/author&gt;&lt;author&gt;Huang, Daiyun&lt;/author&gt;&lt;author&gt;Song, Bowen&lt;/author&gt;&lt;author&gt;Chen, Kunqi&lt;/author&gt;&lt;author&gt;Song, Yiyou&lt;/author&gt;&lt;author&gt;Liu, Gang&lt;/author&gt;&lt;author&gt;Su, Jionglong&lt;/author&gt;&lt;author&gt;Magalhães, João Pedro de&lt;/author&gt;&lt;author&gt;Rigden, Daniel J&lt;/author&gt;&lt;author&gt;Meng, Jia&lt;/author&gt;&lt;/authors&gt;&lt;/contributors&gt;&lt;titles&gt;&lt;title&gt;Attention-based multi-label neural networks for integrated prediction and interpretation of twelve widely occurring RNA modifications&lt;/title&gt;&lt;secondary-title&gt;Nature communications&lt;/secondary-title&gt;&lt;/titles&gt;&lt;periodical&gt;&lt;full-title&gt;Nature communications&lt;/full-title&gt;&lt;/periodical&gt;&lt;pages&gt;4011&lt;/pages&gt;&lt;volume&gt;12&lt;/volume&gt;&lt;number&gt;1&lt;/number&gt;&lt;dates&gt;&lt;year&gt;2021&lt;/year&gt;&lt;/dates&gt;&lt;isbn&gt;2041-1723&lt;/isbn&gt;&lt;urls&gt;&lt;/urls&gt;&lt;/record&gt;&lt;/Cite&gt;&lt;/EndNote&gt;</w:instrText>
      </w:r>
      <w:r w:rsidRPr="005D4A8A">
        <w:rPr>
          <w:szCs w:val="24"/>
        </w:rPr>
        <w:fldChar w:fldCharType="separate"/>
      </w:r>
      <w:r>
        <w:rPr>
          <w:noProof/>
          <w:szCs w:val="24"/>
        </w:rPr>
        <w:t>[18]</w:t>
      </w:r>
      <w:r w:rsidRPr="005D4A8A">
        <w:rPr>
          <w:szCs w:val="24"/>
        </w:rPr>
        <w:fldChar w:fldCharType="end"/>
      </w:r>
      <w:r>
        <w:rPr>
          <w:szCs w:val="24"/>
        </w:rPr>
        <w:t xml:space="preserve">, </w:t>
      </w:r>
      <w:r w:rsidRPr="00D83060">
        <w:rPr>
          <w:szCs w:val="24"/>
        </w:rPr>
        <w:t>ModX</w:t>
      </w:r>
      <w:r w:rsidRPr="005D4A8A">
        <w:rPr>
          <w:szCs w:val="24"/>
        </w:rPr>
        <w:fldChar w:fldCharType="begin"/>
      </w:r>
      <w:r>
        <w:rPr>
          <w:szCs w:val="24"/>
        </w:rPr>
        <w:instrText xml:space="preserve"> ADDIN EN.CITE &lt;EndNote&gt;&lt;Cite&gt;&lt;Author&gt;Yuge&lt;/Author&gt;&lt;Year&gt;2025&lt;/Year&gt;&lt;RecNum&gt;481&lt;/RecNum&gt;&lt;DisplayText&gt;[19]&lt;/DisplayText&gt;&lt;record&gt;&lt;rec-number&gt;481&lt;/rec-number&gt;&lt;foreign-keys&gt;&lt;key app="EN" db-id="ds9sp2avsr0pscezt9lpsfx825z50appaadd" timestamp="1776261537"&gt;481&lt;/key&gt;&lt;/foreign-keys&gt;&lt;ref-type name="Journal Article"&gt;17&lt;/ref-type&gt;&lt;contributors&gt;&lt;authors&gt;&lt;author&gt;Yuge, Chelsea Chen&lt;/author&gt;&lt;author&gt;Hang, Ee Soon&lt;/author&gt;&lt;author&gt;Mamtha, Madasamy Ravi Nadar&lt;/author&gt;&lt;author&gt;Vishwakarma, Shashikant&lt;/author&gt;&lt;author&gt;Wang, Sijia&lt;/author&gt;&lt;author&gt;Wang, Cheng&lt;/author&gt;&lt;author&gt;Le, Nguyen Quoc Khanh&lt;/author&gt;&lt;/authors&gt;&lt;/contributors&gt;&lt;titles&gt;&lt;title&gt;RNA-ModX: a multilabel prediction and interpretation framework for RNA modifications&lt;/title&gt;&lt;secondary-title&gt;Briefings in Bioinformatics&lt;/secondary-title&gt;&lt;/titles&gt;&lt;periodical&gt;&lt;full-title&gt;Briefings in Bioinformatics&lt;/full-title&gt;&lt;/periodical&gt;&lt;pages&gt;bbae688&lt;/pages&gt;&lt;volume&gt;26&lt;/volume&gt;&lt;number&gt;1&lt;/number&gt;&lt;dates&gt;&lt;year&gt;2025&lt;/year&gt;&lt;/dates&gt;&lt;isbn&gt;1467-5463&lt;/isbn&gt;&lt;urls&gt;&lt;/urls&gt;&lt;/record&gt;&lt;/Cite&gt;&lt;/EndNote&gt;</w:instrText>
      </w:r>
      <w:r w:rsidRPr="005D4A8A">
        <w:rPr>
          <w:szCs w:val="24"/>
        </w:rPr>
        <w:fldChar w:fldCharType="separate"/>
      </w:r>
      <w:r>
        <w:rPr>
          <w:noProof/>
          <w:szCs w:val="24"/>
        </w:rPr>
        <w:t>[19]</w:t>
      </w:r>
      <w:r w:rsidRPr="005D4A8A">
        <w:rPr>
          <w:szCs w:val="24"/>
        </w:rPr>
        <w:fldChar w:fldCharType="end"/>
      </w:r>
      <w:r w:rsidR="003A60EF">
        <w:rPr>
          <w:szCs w:val="24"/>
        </w:rPr>
        <w:t xml:space="preserve">, </w:t>
      </w:r>
      <w:r w:rsidRPr="0084304D">
        <w:rPr>
          <w:szCs w:val="24"/>
        </w:rPr>
        <w:t>MSCAN</w:t>
      </w:r>
      <w:r>
        <w:rPr>
          <w:szCs w:val="24"/>
        </w:rPr>
        <w:fldChar w:fldCharType="begin"/>
      </w:r>
      <w:r>
        <w:rPr>
          <w:szCs w:val="24"/>
        </w:rPr>
        <w:instrText xml:space="preserve"> ADDIN EN.CITE &lt;EndNote&gt;&lt;Cite&gt;&lt;Author&gt;Wang&lt;/Author&gt;&lt;Year&gt;2024&lt;/Year&gt;&lt;RecNum&gt;482&lt;/RecNum&gt;&lt;DisplayText&gt;[20]&lt;/DisplayText&gt;&lt;record&gt;&lt;rec-number&gt;482&lt;/rec-number&gt;&lt;foreign-keys&gt;&lt;key app="EN" db-id="ds9sp2avsr0pscezt9lpsfx825z50appaadd" timestamp="1776261689"&gt;482&lt;/key&gt;&lt;/foreign-keys&gt;&lt;ref-type name="Journal Article"&gt;17&lt;/ref-type&gt;&lt;contributors&gt;&lt;authors&gt;&lt;author&gt;Wang, Honglei&lt;/author&gt;&lt;author&gt;Huang, Tao&lt;/author&gt;&lt;author&gt;Wang, Dong&lt;/author&gt;&lt;author&gt;Zeng, Wenliang&lt;/author&gt;&lt;author&gt;Sun, Yanjing&lt;/author&gt;&lt;author&gt;Zhang, Lin&lt;/author&gt;&lt;/authors&gt;&lt;/contributors&gt;&lt;titles&gt;&lt;title&gt;MSCAN: multi-scale self-and cross-attention network for RNA methylation site prediction&lt;/title&gt;&lt;secondary-title&gt;BMC bioinformatics&lt;/secondary-title&gt;&lt;/titles&gt;&lt;periodical&gt;&lt;full-title&gt;BMC bioinformatics&lt;/full-title&gt;&lt;/periodical&gt;&lt;pages&gt;32&lt;/pages&gt;&lt;volume&gt;25&lt;/volume&gt;&lt;number&gt;1&lt;/number&gt;&lt;dates&gt;&lt;year&gt;2024&lt;/year&gt;&lt;/dates&gt;&lt;isbn&gt;1471-2105&lt;/isbn&gt;&lt;urls&gt;&lt;/urls&gt;&lt;/record&gt;&lt;/Cite&gt;&lt;/EndNote&gt;</w:instrText>
      </w:r>
      <w:r>
        <w:rPr>
          <w:szCs w:val="24"/>
        </w:rPr>
        <w:fldChar w:fldCharType="separate"/>
      </w:r>
      <w:r>
        <w:rPr>
          <w:noProof/>
          <w:szCs w:val="24"/>
        </w:rPr>
        <w:t>[20]</w:t>
      </w:r>
      <w:r>
        <w:rPr>
          <w:szCs w:val="24"/>
        </w:rPr>
        <w:fldChar w:fldCharType="end"/>
      </w:r>
      <w:r w:rsidR="003A60EF">
        <w:rPr>
          <w:szCs w:val="24"/>
        </w:rPr>
        <w:t xml:space="preserve"> and </w:t>
      </w:r>
      <w:r w:rsidR="003A60EF" w:rsidRPr="003A60EF">
        <w:rPr>
          <w:szCs w:val="24"/>
        </w:rPr>
        <w:t>EvoRMD</w:t>
      </w:r>
      <w:r w:rsidR="009E0B76">
        <w:rPr>
          <w:szCs w:val="24"/>
        </w:rPr>
        <w:fldChar w:fldCharType="begin"/>
      </w:r>
      <w:r w:rsidR="009E0B76">
        <w:rPr>
          <w:szCs w:val="24"/>
        </w:rPr>
        <w:instrText xml:space="preserve"> ADDIN EN.CITE &lt;EndNote&gt;&lt;Cite&gt;&lt;Author&gt;Wang&lt;/Author&gt;&lt;Year&gt;2026&lt;/Year&gt;&lt;RecNum&gt;517&lt;/RecNum&gt;&lt;DisplayText&gt;[21]&lt;/DisplayText&gt;&lt;record&gt;&lt;rec-number&gt;517&lt;/rec-number&gt;&lt;foreign-keys&gt;&lt;key app="EN" db-id="ds9sp2avsr0pscezt9lpsfx825z50appaadd" timestamp="1778298594"&gt;517&lt;/key&gt;&lt;/foreign-keys&gt;&lt;ref-type name="Journal Article"&gt;17&lt;/ref-type&gt;&lt;contributors&gt;&lt;authors&gt;&lt;author&gt;Wang, Bo&lt;/author&gt;&lt;author&gt;Zhang, Hao&lt;/author&gt;&lt;author&gt;Cui, Taoyong&lt;/author&gt;&lt;author&gt;Wang, Xiaoyu&lt;/author&gt;&lt;author&gt;Song, Jiangning&lt;/author&gt;&lt;author&gt;Xu, Hao&lt;/author&gt;&lt;/authors&gt;&lt;/contributors&gt;&lt;titles&gt;&lt;title&gt;EvoRMD: Integrating Biological Context and Evolutionary RNA Language Models for Interpretable Prediction of RNA Modifications&lt;/title&gt;&lt;secondary-title&gt;bioRxiv&lt;/secondary-title&gt;&lt;/titles&gt;&lt;periodical&gt;&lt;full-title&gt;bioRxiv&lt;/full-title&gt;&lt;/periodical&gt;&lt;pages&gt;2026.03. 22.713386&lt;/pages&gt;&lt;dates&gt;&lt;year&gt;2026&lt;/year&gt;&lt;/dates&gt;&lt;isbn&gt;2692-8205&lt;/isbn&gt;&lt;urls&gt;&lt;/urls&gt;&lt;/record&gt;&lt;/Cite&gt;&lt;/EndNote&gt;</w:instrText>
      </w:r>
      <w:r w:rsidR="009E0B76">
        <w:rPr>
          <w:szCs w:val="24"/>
        </w:rPr>
        <w:fldChar w:fldCharType="separate"/>
      </w:r>
      <w:r w:rsidR="009E0B76">
        <w:rPr>
          <w:noProof/>
          <w:szCs w:val="24"/>
        </w:rPr>
        <w:t>[21]</w:t>
      </w:r>
      <w:r w:rsidR="009E0B76">
        <w:rPr>
          <w:szCs w:val="24"/>
        </w:rPr>
        <w:fldChar w:fldCharType="end"/>
      </w:r>
      <w:r w:rsidRPr="00D83060">
        <w:rPr>
          <w:szCs w:val="24"/>
        </w:rPr>
        <w:t>, have shifted toward the parallel prediction of multiple RNA modification types, thereby improving the scalability and practical utility of computational epitranscriptomic analysis.</w:t>
      </w:r>
    </w:p>
    <w:p w14:paraId="0B4791C8" w14:textId="730B67BA" w:rsidR="00FC5972" w:rsidRPr="000B6406" w:rsidDel="007B361B" w:rsidRDefault="0075520B" w:rsidP="002E1906">
      <w:pPr>
        <w:rPr>
          <w:del w:id="12" w:author="Chao Deng" w:date="2026-05-09T11:45:00Z" w16du:dateUtc="2026-05-09T03:45:00Z"/>
          <w:rFonts w:hint="eastAsia"/>
          <w:szCs w:val="24"/>
          <w:lang w:val="en-US"/>
          <w:rPrChange w:id="13" w:author="Chao Deng" w:date="2026-05-09T11:46:00Z" w16du:dateUtc="2026-05-09T03:46:00Z">
            <w:rPr>
              <w:del w:id="14" w:author="Chao Deng" w:date="2026-05-09T11:45:00Z" w16du:dateUtc="2026-05-09T03:45:00Z"/>
              <w:rFonts w:hint="eastAsia"/>
              <w:szCs w:val="24"/>
            </w:rPr>
          </w:rPrChange>
        </w:rPr>
      </w:pPr>
      <w:ins w:id="15" w:author="Chao Deng" w:date="2026-05-09T11:48:00Z" w16du:dateUtc="2026-05-09T03:48:00Z">
        <w:r w:rsidRPr="0075520B">
          <w:rPr>
            <w:szCs w:val="24"/>
          </w:rPr>
          <w:t xml:space="preserve">Despite this progress, several important challenges remain. First, most existing multi-modification prediction methods, including MultiRM, RNA-ModX, and EvoRMD, are not designed to fully support end-to-end multi-label co-occurrence classification together with nucleotide-level localization across extended sequence contexts. This limitation largely stems </w:t>
        </w:r>
        <w:r w:rsidRPr="0075520B">
          <w:rPr>
            <w:szCs w:val="24"/>
          </w:rPr>
          <w:lastRenderedPageBreak/>
          <w:t>from their reliance on sliding-window or candidate-site-centered local input strategies, which fragment sequence context and weaken the modeling of long-range dependencies. Compared with MultiRM and RNA-ModX, EvoRMD improves the flexibility of multi-modification prediction by enabling simultaneous prediction of modification types across multiple RNA sequence fragments and by removing the need for explicitly paired empty or background samples for comparison. However, these improvements are still made within a local-context prediction paradigm. EvoRMD remains built around candidate-site-centered sequence fragments and primarily prioritizes modification types within fixed local windows. Therefore, these methods do not explicitly address the biological reality that multiple modification sites and multiple modification types may coexist within the same long RNA region. This limitation becomes particularly evident when multiple modification signals co-occur within the same RNA segment or when accurate localization and prioritization of candidate sites are required over long-range transcript regions.</w:t>
        </w:r>
        <w:r>
          <w:rPr>
            <w:rFonts w:hint="eastAsia"/>
            <w:szCs w:val="24"/>
          </w:rPr>
          <w:t xml:space="preserve"> </w:t>
        </w:r>
      </w:ins>
    </w:p>
    <w:p w14:paraId="762E3926" w14:textId="33313336" w:rsidR="00373FA1" w:rsidRDefault="00373FA1" w:rsidP="002E1906">
      <w:pPr>
        <w:rPr>
          <w:szCs w:val="24"/>
        </w:rPr>
      </w:pPr>
      <w:del w:id="16" w:author="Chao Deng" w:date="2026-05-09T11:45:00Z" w16du:dateUtc="2026-05-09T03:45:00Z">
        <w:r w:rsidRPr="00373FA1" w:rsidDel="007B361B">
          <w:rPr>
            <w:szCs w:val="24"/>
          </w:rPr>
          <w:delText xml:space="preserve">Despite this progress, several important challenges remain. First, most existing methods still rely on sliding-window strategies, which fragment sequence context and weaken the modeling of long-range dependencies. Although EvoRMD improves multi-modification prediction by integrating uncertainty calibration module, its prediction framework is still built around candidate-site-centered input sequences and mainly prioritizes modification types within a fixed local context. </w:delText>
        </w:r>
        <w:r w:rsidR="008537CD" w:rsidRPr="008537CD" w:rsidDel="007B361B">
          <w:rPr>
            <w:szCs w:val="24"/>
          </w:rPr>
          <w:delText>Therefore, it does not explicitly address the biological reality that multiple modification sites and modification types may coexist within the same long RNA region, nor does it fully support multi-label co-occurrence classification and nucleotide-level localization of modification sites across extended sequence contexts.</w:delText>
        </w:r>
        <w:r w:rsidR="008537CD" w:rsidDel="007B361B">
          <w:rPr>
            <w:rFonts w:hint="eastAsia"/>
            <w:szCs w:val="24"/>
          </w:rPr>
          <w:delText xml:space="preserve"> </w:delText>
        </w:r>
        <w:r w:rsidRPr="00373FA1" w:rsidDel="007B361B">
          <w:rPr>
            <w:szCs w:val="24"/>
          </w:rPr>
          <w:delText>This limitation becomes particularly evident when multiple modification signals co-occur within the same RNA segment or when accurate localization and prioritization of candidate sites are required over long-range transcript regions.</w:delText>
        </w:r>
        <w:r w:rsidDel="007B361B">
          <w:rPr>
            <w:szCs w:val="24"/>
          </w:rPr>
          <w:delText xml:space="preserve"> </w:delText>
        </w:r>
      </w:del>
      <w:r w:rsidRPr="00373FA1">
        <w:rPr>
          <w:szCs w:val="24"/>
        </w:rPr>
        <w:t>Second, many current approaches rely primarily on one-dimensional sequence encoding and do not fully incorporate RNA structural topology or potential spatial regulatory effects. Third, under the extremely long-tailed class distributions commonly observed in RNA modification datasets, feature-weighting or loss-reweighting strategies alone are often insufficient to achieve robust class balancing, especially when the frequency differences among modification types span several orders of magnitude. Finally, existing multi-modification models still lack an effective mechanism for stable parallel optimization across diverse modification-related features, which may lead to feature interference or representation collapse during learning.</w:t>
      </w:r>
    </w:p>
    <w:p w14:paraId="1AC05125" w14:textId="3CBCD9BF" w:rsidR="002E1906" w:rsidRDefault="002E1906" w:rsidP="002E1906">
      <w:pPr>
        <w:rPr>
          <w:szCs w:val="24"/>
        </w:rPr>
      </w:pPr>
      <w:r w:rsidRPr="0084304D">
        <w:rPr>
          <w:szCs w:val="24"/>
        </w:rPr>
        <w:t xml:space="preserve">To address these challenges, we developed mRModN (mRNA Modification Detection Network), a multi-label, transferable, and interpretable framework for RNA modification </w:t>
      </w:r>
      <w:commentRangeStart w:id="17"/>
      <w:r w:rsidR="008537CD">
        <w:rPr>
          <w:szCs w:val="24"/>
        </w:rPr>
        <w:t>detection</w:t>
      </w:r>
      <w:r w:rsidRPr="0084304D">
        <w:rPr>
          <w:szCs w:val="24"/>
        </w:rPr>
        <w:t xml:space="preserve">. </w:t>
      </w:r>
      <w:r w:rsidR="008537CD" w:rsidRPr="008537CD">
        <w:rPr>
          <w:szCs w:val="24"/>
        </w:rPr>
        <w:t>mRModN supports variable-length RNA inputs and enables end-to-end multi-label co-occurrence classification together with precise nucleotide-level localization.</w:t>
      </w:r>
      <w:commentRangeEnd w:id="17"/>
      <w:r w:rsidR="00BE7E22" w:rsidRPr="0084304D">
        <w:rPr>
          <w:rStyle w:val="CommentReference"/>
          <w:rFonts w:ascii="Times New Roman" w:hAnsi="Times New Roman" w:cs="Times New Roman"/>
          <w:sz w:val="24"/>
          <w:szCs w:val="24"/>
        </w:rPr>
        <w:commentReference w:id="17"/>
      </w:r>
      <w:r w:rsidRPr="0084304D">
        <w:rPr>
          <w:szCs w:val="24"/>
        </w:rPr>
        <w:t xml:space="preserve"> By avoiding window-based fragmentation, mRModN preserves long-range contextual information and improves the joint modeling of classification and localization within each input sequence. In addition, we implemented mRModN as a user-friendly web server to facilitate its practical application. The main contributions of this study are summarized as follows:</w:t>
      </w:r>
    </w:p>
    <w:p w14:paraId="5EF5CB16" w14:textId="2178BCB2" w:rsidR="002E1906" w:rsidRPr="0084304D" w:rsidRDefault="002E1906" w:rsidP="002E1906">
      <w:pPr>
        <w:pStyle w:val="ListParagraph"/>
        <w:numPr>
          <w:ilvl w:val="0"/>
          <w:numId w:val="47"/>
        </w:numPr>
        <w:spacing w:after="0"/>
        <w:contextualSpacing w:val="0"/>
        <w:rPr>
          <w:szCs w:val="24"/>
        </w:rPr>
      </w:pPr>
      <w:r>
        <w:rPr>
          <w:szCs w:val="24"/>
        </w:rPr>
        <w:lastRenderedPageBreak/>
        <w:t>D</w:t>
      </w:r>
      <w:r w:rsidRPr="0084304D">
        <w:rPr>
          <w:szCs w:val="24"/>
        </w:rPr>
        <w:t xml:space="preserve">eveloped mRModN, a cross-attention-based detection network that supports variable-length RNA inputs and enables joint </w:t>
      </w:r>
      <w:r w:rsidR="008537CD" w:rsidRPr="008537CD">
        <w:rPr>
          <w:szCs w:val="24"/>
        </w:rPr>
        <w:t>multi-label co-occurrence classification</w:t>
      </w:r>
      <w:r w:rsidRPr="0084304D">
        <w:rPr>
          <w:szCs w:val="24"/>
        </w:rPr>
        <w:t xml:space="preserve"> and </w:t>
      </w:r>
      <w:r w:rsidR="008537CD" w:rsidRPr="008537CD">
        <w:rPr>
          <w:szCs w:val="24"/>
        </w:rPr>
        <w:t>nucleotide-level localization</w:t>
      </w:r>
      <w:r w:rsidRPr="0084304D">
        <w:rPr>
          <w:szCs w:val="24"/>
        </w:rPr>
        <w:t>.</w:t>
      </w:r>
    </w:p>
    <w:p w14:paraId="167CF23F" w14:textId="6463BE06" w:rsidR="002E1906" w:rsidRPr="0084304D" w:rsidRDefault="002E1906" w:rsidP="002E1906">
      <w:pPr>
        <w:pStyle w:val="ListParagraph"/>
        <w:numPr>
          <w:ilvl w:val="0"/>
          <w:numId w:val="47"/>
        </w:numPr>
        <w:spacing w:after="0"/>
        <w:contextualSpacing w:val="0"/>
        <w:rPr>
          <w:szCs w:val="24"/>
        </w:rPr>
      </w:pPr>
      <w:r>
        <w:rPr>
          <w:szCs w:val="24"/>
        </w:rPr>
        <w:t>P</w:t>
      </w:r>
      <w:r w:rsidRPr="0084304D">
        <w:rPr>
          <w:szCs w:val="24"/>
        </w:rPr>
        <w:t xml:space="preserve">roposed </w:t>
      </w:r>
      <w:ins w:id="18" w:author="Chao Deng" w:date="2026-05-07T09:26:00Z" w16du:dateUtc="2026-05-07T01:26:00Z">
        <w:r w:rsidR="00C22C4D" w:rsidRPr="00C22C4D">
          <w:rPr>
            <w:szCs w:val="24"/>
          </w:rPr>
          <w:t>Multi-view Motif Discovery</w:t>
        </w:r>
      </w:ins>
      <w:del w:id="19" w:author="Chao Deng" w:date="2026-05-07T09:26:00Z" w16du:dateUtc="2026-05-07T01:26:00Z">
        <w:r w:rsidRPr="0084304D" w:rsidDel="00C22C4D">
          <w:rPr>
            <w:szCs w:val="24"/>
          </w:rPr>
          <w:delText>the</w:delText>
        </w:r>
      </w:del>
      <w:r w:rsidRPr="0084304D">
        <w:rPr>
          <w:szCs w:val="24"/>
        </w:rPr>
        <w:t xml:space="preserve"> </w:t>
      </w:r>
      <w:ins w:id="20" w:author="Chao Deng" w:date="2026-05-07T09:26:00Z" w16du:dateUtc="2026-05-07T01:26:00Z">
        <w:r w:rsidR="00C22C4D">
          <w:rPr>
            <w:rFonts w:hint="eastAsia"/>
            <w:szCs w:val="24"/>
          </w:rPr>
          <w:t>(</w:t>
        </w:r>
      </w:ins>
      <w:r w:rsidRPr="0084304D">
        <w:rPr>
          <w:szCs w:val="24"/>
        </w:rPr>
        <w:t>M</w:t>
      </w:r>
      <w:r w:rsidRPr="00851C47">
        <w:rPr>
          <w:szCs w:val="24"/>
          <w:vertAlign w:val="superscript"/>
        </w:rPr>
        <w:t>2</w:t>
      </w:r>
      <w:r w:rsidRPr="0084304D">
        <w:rPr>
          <w:szCs w:val="24"/>
        </w:rPr>
        <w:t>D</w:t>
      </w:r>
      <w:ins w:id="21" w:author="Chao Deng" w:date="2026-05-07T09:26:00Z" w16du:dateUtc="2026-05-07T01:26:00Z">
        <w:r w:rsidR="00C22C4D">
          <w:rPr>
            <w:rFonts w:hint="eastAsia"/>
            <w:szCs w:val="24"/>
          </w:rPr>
          <w:t>)</w:t>
        </w:r>
      </w:ins>
      <w:r w:rsidRPr="0084304D">
        <w:rPr>
          <w:szCs w:val="24"/>
        </w:rPr>
        <w:t xml:space="preserve"> module, which integrates one-dimensional sequence information with structural topology to improve feature representation and predictive performance.</w:t>
      </w:r>
    </w:p>
    <w:p w14:paraId="34C3C856" w14:textId="13E52400" w:rsidR="0002508C" w:rsidRPr="0084304D" w:rsidRDefault="002E1906" w:rsidP="002E1906">
      <w:pPr>
        <w:pStyle w:val="ListParagraph"/>
        <w:numPr>
          <w:ilvl w:val="0"/>
          <w:numId w:val="47"/>
        </w:numPr>
        <w:spacing w:after="0"/>
        <w:contextualSpacing w:val="0"/>
        <w:rPr>
          <w:szCs w:val="24"/>
        </w:rPr>
      </w:pPr>
      <w:del w:id="22" w:author="Chao Deng" w:date="2026-05-07T09:26:00Z" w16du:dateUtc="2026-05-07T01:26:00Z">
        <w:r w:rsidDel="0002508C">
          <w:rPr>
            <w:szCs w:val="24"/>
          </w:rPr>
          <w:delText>D</w:delText>
        </w:r>
        <w:r w:rsidRPr="0084304D" w:rsidDel="0002508C">
          <w:rPr>
            <w:szCs w:val="24"/>
          </w:rPr>
          <w:delText>esigned the HCA module, which incorporates biologically inspired hierarchical relationships between nucleotides and modification types while improving the scalability and stability of multi-feature learning.</w:delText>
        </w:r>
      </w:del>
      <w:ins w:id="23" w:author="Chao Deng" w:date="2026-05-07T09:26:00Z" w16du:dateUtc="2026-05-07T01:26:00Z">
        <w:r w:rsidR="0002508C" w:rsidRPr="0002508C">
          <w:rPr>
            <w:szCs w:val="24"/>
          </w:rPr>
          <w:t xml:space="preserve">Designed Mixture of Hierarchical Experts (MoHE) </w:t>
        </w:r>
        <w:r w:rsidR="00C22C4D">
          <w:rPr>
            <w:rFonts w:hint="eastAsia"/>
            <w:szCs w:val="24"/>
          </w:rPr>
          <w:t>module</w:t>
        </w:r>
        <w:r w:rsidR="0002508C" w:rsidRPr="0002508C">
          <w:rPr>
            <w:szCs w:val="24"/>
          </w:rPr>
          <w:t>. Inspired by the MoE paradigm, this module functions as a sparse routing mechanism that incorporates biological nucleotide-to-modification hierarchies. By selectively activating specific modification experts, it substantially improves the scalability and stability of multi-feature learning while maintaining high parameter efficiency.</w:t>
        </w:r>
      </w:ins>
    </w:p>
    <w:p w14:paraId="31FC838B" w14:textId="3A54E515" w:rsidR="002E1906" w:rsidRPr="0084304D" w:rsidRDefault="002E1906" w:rsidP="002E1906">
      <w:pPr>
        <w:pStyle w:val="ListParagraph"/>
        <w:numPr>
          <w:ilvl w:val="0"/>
          <w:numId w:val="47"/>
        </w:numPr>
        <w:spacing w:after="0"/>
        <w:contextualSpacing w:val="0"/>
        <w:rPr>
          <w:szCs w:val="24"/>
        </w:rPr>
      </w:pPr>
      <w:r>
        <w:rPr>
          <w:szCs w:val="24"/>
        </w:rPr>
        <w:t>I</w:t>
      </w:r>
      <w:r w:rsidRPr="0084304D">
        <w:rPr>
          <w:szCs w:val="24"/>
        </w:rPr>
        <w:t xml:space="preserve">ntroduced </w:t>
      </w:r>
      <w:del w:id="24" w:author="Chao Deng" w:date="2026-05-07T09:43:00Z" w16du:dateUtc="2026-05-07T01:43:00Z">
        <w:r w:rsidRPr="0084304D" w:rsidDel="003334BD">
          <w:rPr>
            <w:szCs w:val="24"/>
          </w:rPr>
          <w:delText xml:space="preserve">an </w:delText>
        </w:r>
      </w:del>
      <w:commentRangeStart w:id="25"/>
      <w:ins w:id="26" w:author="Chao Deng" w:date="2026-05-07T09:28:00Z" w16du:dateUtc="2026-05-07T01:28:00Z">
        <w:r w:rsidR="00092AB4">
          <w:rPr>
            <w:rFonts w:hint="eastAsia"/>
            <w:szCs w:val="24"/>
          </w:rPr>
          <w:t>m</w:t>
        </w:r>
        <w:r w:rsidR="00092AB4" w:rsidRPr="00092AB4">
          <w:rPr>
            <w:szCs w:val="24"/>
          </w:rPr>
          <w:t>ulti-Anchor Attention Pooling</w:t>
        </w:r>
        <w:r w:rsidR="00092AB4">
          <w:rPr>
            <w:szCs w:val="24"/>
          </w:rPr>
          <w:t xml:space="preserve"> (A</w:t>
        </w:r>
        <w:r w:rsidR="00092AB4" w:rsidRPr="00092AB4">
          <w:rPr>
            <w:szCs w:val="24"/>
            <w:vertAlign w:val="superscript"/>
            <w:rPrChange w:id="27" w:author="Chao Deng" w:date="2026-05-07T09:28:00Z" w16du:dateUtc="2026-05-07T01:28:00Z">
              <w:rPr>
                <w:szCs w:val="24"/>
              </w:rPr>
            </w:rPrChange>
          </w:rPr>
          <w:t>2</w:t>
        </w:r>
        <w:r w:rsidR="00092AB4">
          <w:rPr>
            <w:szCs w:val="24"/>
          </w:rPr>
          <w:t>P)</w:t>
        </w:r>
      </w:ins>
      <w:del w:id="28" w:author="Chao Deng" w:date="2026-05-07T09:28:00Z" w16du:dateUtc="2026-05-07T01:28:00Z">
        <w:r w:rsidRPr="0084304D" w:rsidDel="00092AB4">
          <w:rPr>
            <w:szCs w:val="24"/>
          </w:rPr>
          <w:delText>attention pooling</w:delText>
        </w:r>
      </w:del>
      <w:r w:rsidRPr="0084304D">
        <w:rPr>
          <w:szCs w:val="24"/>
        </w:rPr>
        <w:t xml:space="preserve"> </w:t>
      </w:r>
      <w:commentRangeEnd w:id="25"/>
      <w:r w:rsidR="008417A4" w:rsidRPr="0084304D">
        <w:rPr>
          <w:rStyle w:val="CommentReference"/>
          <w:rFonts w:ascii="Times New Roman" w:hAnsi="Times New Roman" w:cs="Times New Roman"/>
          <w:sz w:val="24"/>
          <w:szCs w:val="24"/>
        </w:rPr>
        <w:commentReference w:id="25"/>
      </w:r>
      <w:del w:id="29" w:author="Chao Deng" w:date="2026-05-07T09:32:00Z" w16du:dateUtc="2026-05-07T01:32:00Z">
        <w:r w:rsidRPr="0084304D" w:rsidDel="00394286">
          <w:rPr>
            <w:szCs w:val="24"/>
          </w:rPr>
          <w:delText xml:space="preserve">mechanism </w:delText>
        </w:r>
      </w:del>
      <w:ins w:id="30" w:author="Chao Deng" w:date="2026-05-07T09:32:00Z" w16du:dateUtc="2026-05-07T01:32:00Z">
        <w:r w:rsidR="00394286" w:rsidRPr="0084304D">
          <w:rPr>
            <w:szCs w:val="24"/>
          </w:rPr>
          <w:t>mechanism,</w:t>
        </w:r>
        <w:r w:rsidR="00394286" w:rsidRPr="00394286">
          <w:rPr>
            <w:szCs w:val="24"/>
          </w:rPr>
          <w:t xml:space="preserve"> which formulates site localization as a distribution alignment task supervised by KL-divergence. This mechanism facilitates the automatic identification of multiple co-occurring modification anchors within a single sequence, thereby enhancing multi-site localization precision and model interpretability.</w:t>
        </w:r>
      </w:ins>
      <w:del w:id="31" w:author="Chao Deng" w:date="2026-05-07T09:32:00Z" w16du:dateUtc="2026-05-07T01:32:00Z">
        <w:r w:rsidRPr="0084304D" w:rsidDel="00394286">
          <w:rPr>
            <w:szCs w:val="24"/>
          </w:rPr>
          <w:delText xml:space="preserve">with KL-divergence constraints, which guides the model to focus on true modification anchors and their </w:delText>
        </w:r>
        <w:r w:rsidR="00037FA9" w:rsidRPr="0084304D" w:rsidDel="00394286">
          <w:rPr>
            <w:szCs w:val="24"/>
          </w:rPr>
          <w:delText>neighbouring</w:delText>
        </w:r>
        <w:r w:rsidRPr="0084304D" w:rsidDel="00394286">
          <w:rPr>
            <w:szCs w:val="24"/>
          </w:rPr>
          <w:delText xml:space="preserve"> regions, thereby improving localization accuracy and interpretability.</w:delText>
        </w:r>
      </w:del>
    </w:p>
    <w:p w14:paraId="3F4F300E" w14:textId="77777777" w:rsidR="002E1906" w:rsidRPr="00347844" w:rsidRDefault="002E1906" w:rsidP="002E1906">
      <w:pPr>
        <w:rPr>
          <w:szCs w:val="24"/>
          <w:lang w:val="en-US"/>
        </w:rPr>
      </w:pPr>
      <w:r w:rsidRPr="00347844">
        <w:rPr>
          <w:szCs w:val="24"/>
          <w:lang w:val="en-US"/>
        </w:rPr>
        <w:br w:type="page"/>
      </w:r>
    </w:p>
    <w:p w14:paraId="5BF36AA4" w14:textId="77777777" w:rsidR="002E1906" w:rsidRPr="00851C47" w:rsidRDefault="002E1906" w:rsidP="002E1906">
      <w:pPr>
        <w:pStyle w:val="11"/>
        <w:spacing w:line="360" w:lineRule="auto"/>
        <w:rPr>
          <w:sz w:val="24"/>
          <w:szCs w:val="24"/>
          <w:lang w:val="en-US"/>
        </w:rPr>
      </w:pPr>
      <w:r w:rsidRPr="00851C47">
        <w:rPr>
          <w:sz w:val="24"/>
          <w:szCs w:val="24"/>
        </w:rPr>
        <w:lastRenderedPageBreak/>
        <w:t xml:space="preserve">Materials </w:t>
      </w:r>
      <w:r>
        <w:rPr>
          <w:rFonts w:hint="eastAsia"/>
          <w:sz w:val="24"/>
          <w:szCs w:val="24"/>
        </w:rPr>
        <w:t>a</w:t>
      </w:r>
      <w:r w:rsidRPr="00851C47">
        <w:rPr>
          <w:sz w:val="24"/>
          <w:szCs w:val="24"/>
        </w:rPr>
        <w:t xml:space="preserve">nd </w:t>
      </w:r>
      <w:r>
        <w:rPr>
          <w:rFonts w:hint="eastAsia"/>
          <w:sz w:val="24"/>
          <w:szCs w:val="24"/>
        </w:rPr>
        <w:t>m</w:t>
      </w:r>
      <w:r w:rsidRPr="00851C47">
        <w:rPr>
          <w:sz w:val="24"/>
          <w:szCs w:val="24"/>
        </w:rPr>
        <w:t>ethod</w:t>
      </w:r>
      <w:r w:rsidRPr="00851C47">
        <w:rPr>
          <w:sz w:val="24"/>
          <w:szCs w:val="24"/>
          <w:lang w:val="en-US"/>
        </w:rPr>
        <w:t>s</w:t>
      </w:r>
    </w:p>
    <w:p w14:paraId="244F0273" w14:textId="77777777" w:rsidR="002E1906" w:rsidRPr="00851C47" w:rsidRDefault="002E1906" w:rsidP="002E1906">
      <w:pPr>
        <w:pStyle w:val="a0"/>
        <w:rPr>
          <w:szCs w:val="24"/>
          <w:lang w:val="en-US"/>
        </w:rPr>
      </w:pPr>
      <w:r w:rsidRPr="005D4A8A">
        <w:rPr>
          <w:szCs w:val="24"/>
        </w:rPr>
        <w:t>Overview</w:t>
      </w:r>
    </w:p>
    <w:p w14:paraId="4042971D" w14:textId="2E55E64E" w:rsidR="002E1906" w:rsidRPr="005D4A8A" w:rsidRDefault="00037FA9" w:rsidP="00D61B8E">
      <w:pPr>
        <w:jc w:val="both"/>
        <w:rPr>
          <w:lang w:val="en-US"/>
        </w:rPr>
      </w:pPr>
      <w:commentRangeStart w:id="32"/>
      <w:r w:rsidRPr="00037FA9">
        <w:rPr>
          <w:szCs w:val="24"/>
        </w:rPr>
        <w:t>Detection of RNA modification sites is formulated as a joint task comprising multi-label co-occurrence classification and nucleotide-level localization. To tackle this problem,</w:t>
      </w:r>
      <w:r>
        <w:rPr>
          <w:rFonts w:hint="eastAsia"/>
          <w:szCs w:val="24"/>
        </w:rPr>
        <w:t xml:space="preserve"> </w:t>
      </w:r>
      <w:commentRangeEnd w:id="32"/>
      <w:r w:rsidR="00BE7E22" w:rsidRPr="005D4A8A">
        <w:rPr>
          <w:rStyle w:val="CommentReference"/>
          <w:rFonts w:ascii="Times New Roman" w:hAnsi="Times New Roman" w:cs="Times New Roman"/>
          <w:sz w:val="24"/>
          <w:szCs w:val="24"/>
        </w:rPr>
        <w:commentReference w:id="32"/>
      </w:r>
      <w:r w:rsidR="002E1906" w:rsidRPr="005D4A8A">
        <w:rPr>
          <w:szCs w:val="24"/>
        </w:rPr>
        <w:t xml:space="preserve">we propose </w:t>
      </w:r>
      <w:r w:rsidR="002E1906" w:rsidRPr="00F6173C">
        <w:t>mRModN</w:t>
      </w:r>
      <w:r w:rsidR="002E1906" w:rsidRPr="005D4A8A">
        <w:rPr>
          <w:szCs w:val="24"/>
        </w:rPr>
        <w:t xml:space="preserve">, </w:t>
      </w:r>
      <w:r w:rsidR="002E1906" w:rsidRPr="00781E1F">
        <w:rPr>
          <w:szCs w:val="24"/>
        </w:rPr>
        <w:t>a cross-attention-based detection network</w:t>
      </w:r>
      <w:r w:rsidR="002E1906" w:rsidRPr="00781E1F" w:rsidDel="00781E1F">
        <w:rPr>
          <w:szCs w:val="24"/>
        </w:rPr>
        <w:t xml:space="preserve"> </w:t>
      </w:r>
      <w:r w:rsidR="002E1906" w:rsidRPr="005D4A8A">
        <w:rPr>
          <w:szCs w:val="24"/>
        </w:rPr>
        <w:fldChar w:fldCharType="begin">
          <w:fldData xml:space="preserve">PEVuZE5vdGU+PENpdGU+PEF1dGhvcj5Sb25uZWJlcmdlcjwvQXV0aG9yPjxZZWFyPjIwMTU8L1ll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=
</w:fldData>
        </w:fldChar>
      </w:r>
      <w:r w:rsidR="009E0B76">
        <w:rPr>
          <w:szCs w:val="24"/>
        </w:rPr>
        <w:instrText xml:space="preserve"> ADDIN EN.CITE </w:instrText>
      </w:r>
      <w:r w:rsidR="009E0B76">
        <w:rPr>
          <w:szCs w:val="24"/>
        </w:rPr>
        <w:fldChar w:fldCharType="begin">
          <w:fldData xml:space="preserve">PEVuZE5vdGU+PENpdGU+PEF1dGhvcj5Sb25uZWJlcmdlcjwvQXV0aG9yPjxZZWFyPjIwMTU8L1ll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=
</w:fldData>
        </w:fldChar>
      </w:r>
      <w:r w:rsidR="009E0B76">
        <w:rPr>
          <w:szCs w:val="24"/>
        </w:rPr>
        <w:instrText xml:space="preserve"> ADDIN EN.CITE.DATA </w:instrText>
      </w:r>
      <w:r w:rsidR="009E0B76">
        <w:rPr>
          <w:szCs w:val="24"/>
        </w:rPr>
      </w:r>
      <w:r w:rsidR="009E0B76">
        <w:rPr>
          <w:szCs w:val="24"/>
        </w:rPr>
        <w:fldChar w:fldCharType="end"/>
      </w:r>
      <w:r w:rsidR="002E1906" w:rsidRPr="005D4A8A">
        <w:rPr>
          <w:szCs w:val="24"/>
        </w:rPr>
        <w:fldChar w:fldCharType="separate"/>
      </w:r>
      <w:r w:rsidR="009E0B76">
        <w:rPr>
          <w:noProof/>
          <w:szCs w:val="24"/>
        </w:rPr>
        <w:t>[22-24]</w:t>
      </w:r>
      <w:r w:rsidR="002E1906" w:rsidRPr="005D4A8A">
        <w:rPr>
          <w:szCs w:val="24"/>
        </w:rPr>
        <w:fldChar w:fldCharType="end"/>
      </w:r>
      <w:r w:rsidR="002E1906" w:rsidRPr="005D4A8A">
        <w:rPr>
          <w:szCs w:val="24"/>
        </w:rPr>
        <w:t xml:space="preserve"> for RNA</w:t>
      </w:r>
      <w:r w:rsidR="005E0E1F">
        <w:rPr>
          <w:rFonts w:hint="eastAsia"/>
          <w:szCs w:val="24"/>
        </w:rPr>
        <w:t xml:space="preserve"> </w:t>
      </w:r>
      <w:r w:rsidR="002E1906" w:rsidRPr="005D4A8A">
        <w:rPr>
          <w:szCs w:val="24"/>
        </w:rPr>
        <w:t>modification. The framework consists of three primary phases: 1) multi-scenario data preparation, including experimental, benchmark, and real-world application datasets</w:t>
      </w:r>
      <w:r w:rsidR="002E1906">
        <w:rPr>
          <w:szCs w:val="24"/>
        </w:rPr>
        <w:t xml:space="preserve"> </w:t>
      </w:r>
      <w:r w:rsidR="002E1906">
        <w:rPr>
          <w:szCs w:val="24"/>
          <w:lang w:val="en-US"/>
        </w:rPr>
        <w:t>(</w:t>
      </w:r>
      <w:r w:rsidR="002E1906">
        <w:rPr>
          <w:szCs w:val="24"/>
          <w:lang w:val="en-US"/>
        </w:rPr>
        <w:fldChar w:fldCharType="begin"/>
      </w:r>
      <w:r w:rsidR="002E1906">
        <w:rPr>
          <w:szCs w:val="24"/>
          <w:lang w:val="en-US"/>
        </w:rPr>
        <w:instrText xml:space="preserve"> REF _Ref226646092 \h </w:instrText>
      </w:r>
      <w:r w:rsidR="002E1906">
        <w:rPr>
          <w:szCs w:val="24"/>
          <w:lang w:val="en-US"/>
        </w:rPr>
      </w:r>
      <w:r w:rsidR="002E1906">
        <w:rPr>
          <w:szCs w:val="24"/>
          <w:lang w:val="en-US"/>
        </w:rPr>
        <w:fldChar w:fldCharType="separate"/>
      </w:r>
      <w:ins w:id="33" w:author="Chao Deng" w:date="2026-05-09T11:14:00Z" w16du:dateUtc="2026-05-09T03:14:00Z">
        <w:r w:rsidR="00C85814" w:rsidRPr="0090649A">
          <w:t xml:space="preserve">Fig. </w:t>
        </w:r>
        <w:r w:rsidR="00C85814">
          <w:rPr>
            <w:noProof/>
          </w:rPr>
          <w:t>2</w:t>
        </w:r>
      </w:ins>
      <w:del w:id="34" w:author="Chao Deng" w:date="2026-05-09T11:14:00Z" w16du:dateUtc="2026-05-09T03:14:00Z">
        <w:r w:rsidR="00ED73F3" w:rsidRPr="0090649A" w:rsidDel="00C85814">
          <w:delText xml:space="preserve">Fig. </w:delText>
        </w:r>
        <w:r w:rsidR="00ED73F3" w:rsidDel="00C85814">
          <w:rPr>
            <w:noProof/>
          </w:rPr>
          <w:delText>2</w:delText>
        </w:r>
      </w:del>
      <w:r w:rsidR="002E1906">
        <w:rPr>
          <w:szCs w:val="24"/>
          <w:lang w:val="en-US"/>
        </w:rPr>
        <w:fldChar w:fldCharType="end"/>
      </w:r>
      <w:r w:rsidR="002E1906">
        <w:rPr>
          <w:szCs w:val="24"/>
          <w:lang w:val="en-US"/>
        </w:rPr>
        <w:t>a)</w:t>
      </w:r>
      <w:r w:rsidR="002E1906" w:rsidRPr="005D4A8A">
        <w:rPr>
          <w:rFonts w:hint="eastAsia"/>
          <w:szCs w:val="24"/>
        </w:rPr>
        <w:t>;</w:t>
      </w:r>
      <w:r w:rsidR="002E1906" w:rsidRPr="005D4A8A">
        <w:rPr>
          <w:szCs w:val="24"/>
        </w:rPr>
        <w:t xml:space="preserve"> 2) architecture design and model construction, enabling simultaneous classification </w:t>
      </w:r>
      <w:r w:rsidR="005E0E1F">
        <w:rPr>
          <w:szCs w:val="24"/>
          <w:lang w:val="en-US"/>
        </w:rPr>
        <w:t xml:space="preserve">and </w:t>
      </w:r>
      <w:r w:rsidR="002E1906" w:rsidRPr="005D4A8A">
        <w:rPr>
          <w:szCs w:val="24"/>
        </w:rPr>
        <w:t>localization</w:t>
      </w:r>
      <w:r w:rsidR="002E1906">
        <w:rPr>
          <w:szCs w:val="24"/>
        </w:rPr>
        <w:t xml:space="preserve"> </w:t>
      </w:r>
      <w:r w:rsidR="002E1906">
        <w:rPr>
          <w:szCs w:val="24"/>
          <w:lang w:val="en-US"/>
        </w:rPr>
        <w:t>(</w:t>
      </w:r>
      <w:r w:rsidR="002E1906">
        <w:rPr>
          <w:szCs w:val="24"/>
          <w:lang w:val="en-US"/>
        </w:rPr>
        <w:fldChar w:fldCharType="begin"/>
      </w:r>
      <w:r w:rsidR="002E1906">
        <w:rPr>
          <w:szCs w:val="24"/>
          <w:lang w:val="en-US"/>
        </w:rPr>
        <w:instrText xml:space="preserve"> REF _Ref226646092 \h </w:instrText>
      </w:r>
      <w:r w:rsidR="002E1906">
        <w:rPr>
          <w:szCs w:val="24"/>
          <w:lang w:val="en-US"/>
        </w:rPr>
      </w:r>
      <w:r w:rsidR="002E1906">
        <w:rPr>
          <w:szCs w:val="24"/>
          <w:lang w:val="en-US"/>
        </w:rPr>
        <w:fldChar w:fldCharType="separate"/>
      </w:r>
      <w:ins w:id="35" w:author="Chao Deng" w:date="2026-05-09T11:14:00Z" w16du:dateUtc="2026-05-09T03:14:00Z">
        <w:r w:rsidR="00C85814" w:rsidRPr="0090649A">
          <w:t xml:space="preserve">Fig. </w:t>
        </w:r>
        <w:r w:rsidR="00C85814">
          <w:rPr>
            <w:noProof/>
          </w:rPr>
          <w:t>2</w:t>
        </w:r>
      </w:ins>
      <w:del w:id="36" w:author="Chao Deng" w:date="2026-05-09T11:14:00Z" w16du:dateUtc="2026-05-09T03:14:00Z">
        <w:r w:rsidR="00ED73F3" w:rsidRPr="0090649A" w:rsidDel="00C85814">
          <w:delText xml:space="preserve">Fig. </w:delText>
        </w:r>
        <w:r w:rsidR="00ED73F3" w:rsidDel="00C85814">
          <w:rPr>
            <w:noProof/>
          </w:rPr>
          <w:delText>2</w:delText>
        </w:r>
      </w:del>
      <w:r w:rsidR="002E1906">
        <w:rPr>
          <w:szCs w:val="24"/>
          <w:lang w:val="en-US"/>
        </w:rPr>
        <w:fldChar w:fldCharType="end"/>
      </w:r>
      <w:r w:rsidR="002E1906">
        <w:rPr>
          <w:szCs w:val="24"/>
          <w:lang w:val="en-US"/>
        </w:rPr>
        <w:t>b)</w:t>
      </w:r>
      <w:r w:rsidR="002E1906" w:rsidRPr="005D4A8A">
        <w:rPr>
          <w:szCs w:val="24"/>
        </w:rPr>
        <w:t>; and 3) visual analytics, which improves model interpretability</w:t>
      </w:r>
      <w:r w:rsidR="002E1906" w:rsidRPr="005D4A8A">
        <w:rPr>
          <w:szCs w:val="24"/>
        </w:rPr>
        <w:fldChar w:fldCharType="begin">
          <w:fldData xml:space="preserve">PEVuZE5vdGU+PENpdGU+PEF1dGhvcj5Ob3Rhcm5pY29sYTwvQXV0aG9yPjxZZWFyPjIwMjM8L1ll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</w:fldData>
        </w:fldChar>
      </w:r>
      <w:r w:rsidR="009E0B76">
        <w:rPr>
          <w:szCs w:val="24"/>
        </w:rPr>
        <w:instrText xml:space="preserve"> ADDIN EN.CITE </w:instrText>
      </w:r>
      <w:r w:rsidR="009E0B76">
        <w:rPr>
          <w:szCs w:val="24"/>
        </w:rPr>
        <w:fldChar w:fldCharType="begin">
          <w:fldData xml:space="preserve">PEVuZE5vdGU+PENpdGU+PEF1dGhvcj5Ob3Rhcm5pY29sYTwvQXV0aG9yPjxZZWFyPjIwMjM8L1ll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</w:fldData>
        </w:fldChar>
      </w:r>
      <w:r w:rsidR="009E0B76">
        <w:rPr>
          <w:szCs w:val="24"/>
        </w:rPr>
        <w:instrText xml:space="preserve"> ADDIN EN.CITE.DATA </w:instrText>
      </w:r>
      <w:r w:rsidR="009E0B76">
        <w:rPr>
          <w:szCs w:val="24"/>
        </w:rPr>
      </w:r>
      <w:r w:rsidR="009E0B76">
        <w:rPr>
          <w:szCs w:val="24"/>
        </w:rPr>
        <w:fldChar w:fldCharType="end"/>
      </w:r>
      <w:r w:rsidR="002E1906" w:rsidRPr="005D4A8A">
        <w:rPr>
          <w:szCs w:val="24"/>
        </w:rPr>
        <w:fldChar w:fldCharType="separate"/>
      </w:r>
      <w:r w:rsidR="009E0B76">
        <w:rPr>
          <w:noProof/>
          <w:szCs w:val="24"/>
        </w:rPr>
        <w:t>[25-27]</w:t>
      </w:r>
      <w:r w:rsidR="002E1906" w:rsidRPr="005D4A8A">
        <w:rPr>
          <w:szCs w:val="24"/>
        </w:rPr>
        <w:fldChar w:fldCharType="end"/>
      </w:r>
      <w:r w:rsidR="002E1906" w:rsidRPr="005D4A8A">
        <w:rPr>
          <w:szCs w:val="24"/>
        </w:rPr>
        <w:t xml:space="preserve"> and provides intuitive explanations of prediction results</w:t>
      </w:r>
      <w:r w:rsidR="002E1906">
        <w:rPr>
          <w:szCs w:val="24"/>
        </w:rPr>
        <w:t xml:space="preserve"> </w:t>
      </w:r>
      <w:r w:rsidR="002E1906">
        <w:rPr>
          <w:szCs w:val="24"/>
          <w:lang w:val="en-US"/>
        </w:rPr>
        <w:t>(</w:t>
      </w:r>
      <w:r w:rsidR="002E1906">
        <w:rPr>
          <w:szCs w:val="24"/>
          <w:lang w:val="en-US"/>
        </w:rPr>
        <w:fldChar w:fldCharType="begin"/>
      </w:r>
      <w:r w:rsidR="002E1906">
        <w:rPr>
          <w:szCs w:val="24"/>
          <w:lang w:val="en-US"/>
        </w:rPr>
        <w:instrText xml:space="preserve"> REF _Ref226646092 \h </w:instrText>
      </w:r>
      <w:r w:rsidR="002E1906">
        <w:rPr>
          <w:szCs w:val="24"/>
          <w:lang w:val="en-US"/>
        </w:rPr>
      </w:r>
      <w:r w:rsidR="002E1906">
        <w:rPr>
          <w:szCs w:val="24"/>
          <w:lang w:val="en-US"/>
        </w:rPr>
        <w:fldChar w:fldCharType="separate"/>
      </w:r>
      <w:ins w:id="37" w:author="Chao Deng" w:date="2026-05-09T11:14:00Z" w16du:dateUtc="2026-05-09T03:14:00Z">
        <w:r w:rsidR="00C85814" w:rsidRPr="0090649A">
          <w:t xml:space="preserve">Fig. </w:t>
        </w:r>
        <w:r w:rsidR="00C85814">
          <w:rPr>
            <w:noProof/>
          </w:rPr>
          <w:t>2</w:t>
        </w:r>
      </w:ins>
      <w:del w:id="38" w:author="Chao Deng" w:date="2026-05-09T11:14:00Z" w16du:dateUtc="2026-05-09T03:14:00Z">
        <w:r w:rsidR="00ED73F3" w:rsidRPr="0090649A" w:rsidDel="00C85814">
          <w:delText xml:space="preserve">Fig. </w:delText>
        </w:r>
        <w:r w:rsidR="00ED73F3" w:rsidDel="00C85814">
          <w:rPr>
            <w:noProof/>
          </w:rPr>
          <w:delText>2</w:delText>
        </w:r>
      </w:del>
      <w:r w:rsidR="002E1906">
        <w:rPr>
          <w:szCs w:val="24"/>
          <w:lang w:val="en-US"/>
        </w:rPr>
        <w:fldChar w:fldCharType="end"/>
      </w:r>
      <w:r w:rsidR="002E1906">
        <w:rPr>
          <w:szCs w:val="24"/>
          <w:lang w:val="en-US"/>
        </w:rPr>
        <w:t>c)</w:t>
      </w:r>
      <w:r w:rsidR="002E1906" w:rsidRPr="005D4A8A">
        <w:rPr>
          <w:szCs w:val="24"/>
        </w:rPr>
        <w:t xml:space="preserve">. </w:t>
      </w:r>
      <w:r w:rsidR="002E1906" w:rsidRPr="00F6173C">
        <w:t>mRModN</w:t>
      </w:r>
      <w:r w:rsidR="002E1906" w:rsidRPr="005D4A8A">
        <w:rPr>
          <w:szCs w:val="24"/>
        </w:rPr>
        <w:t xml:space="preserve"> is designed to support the detection of 12 types of mRNA modifications, including m</w:t>
      </w:r>
      <w:r w:rsidR="002E1906" w:rsidRPr="00851C47">
        <w:rPr>
          <w:szCs w:val="24"/>
          <w:vertAlign w:val="superscript"/>
        </w:rPr>
        <w:t>6</w:t>
      </w:r>
      <w:r w:rsidR="002E1906" w:rsidRPr="005D4A8A">
        <w:rPr>
          <w:szCs w:val="24"/>
        </w:rPr>
        <w:t>A, m</w:t>
      </w:r>
      <w:r w:rsidR="002E1906" w:rsidRPr="00851C47">
        <w:rPr>
          <w:szCs w:val="24"/>
          <w:vertAlign w:val="superscript"/>
        </w:rPr>
        <w:t>1</w:t>
      </w:r>
      <w:r w:rsidR="002E1906" w:rsidRPr="005D4A8A">
        <w:rPr>
          <w:szCs w:val="24"/>
        </w:rPr>
        <w:t>A, m</w:t>
      </w:r>
      <w:r w:rsidR="002E1906" w:rsidRPr="00851C47">
        <w:rPr>
          <w:szCs w:val="24"/>
          <w:vertAlign w:val="superscript"/>
        </w:rPr>
        <w:t>5</w:t>
      </w:r>
      <w:r w:rsidR="002E1906" w:rsidRPr="005D4A8A">
        <w:rPr>
          <w:szCs w:val="24"/>
        </w:rPr>
        <w:t>C, m</w:t>
      </w:r>
      <w:r w:rsidR="002E1906" w:rsidRPr="00851C47">
        <w:rPr>
          <w:szCs w:val="24"/>
          <w:vertAlign w:val="superscript"/>
        </w:rPr>
        <w:t>6</w:t>
      </w:r>
      <w:r w:rsidR="002E1906" w:rsidRPr="005D4A8A">
        <w:rPr>
          <w:szCs w:val="24"/>
        </w:rPr>
        <w:t>Am, m</w:t>
      </w:r>
      <w:r w:rsidR="002E1906" w:rsidRPr="00851C47">
        <w:rPr>
          <w:szCs w:val="24"/>
          <w:vertAlign w:val="superscript"/>
        </w:rPr>
        <w:t>7</w:t>
      </w:r>
      <w:r w:rsidR="002E1906" w:rsidRPr="005D4A8A">
        <w:rPr>
          <w:szCs w:val="24"/>
        </w:rPr>
        <w:t>G, ac</w:t>
      </w:r>
      <w:r w:rsidR="002E1906" w:rsidRPr="00851C47">
        <w:rPr>
          <w:szCs w:val="24"/>
          <w:vertAlign w:val="superscript"/>
        </w:rPr>
        <w:t>4</w:t>
      </w:r>
      <w:r w:rsidR="002E1906" w:rsidRPr="005D4A8A">
        <w:rPr>
          <w:szCs w:val="24"/>
        </w:rPr>
        <w:t xml:space="preserve">C, Am, Cm, Gm, Tm, Ψ, and </w:t>
      </w:r>
      <w:r w:rsidR="002E1906" w:rsidRPr="00851C47">
        <w:rPr>
          <w:szCs w:val="24"/>
        </w:rPr>
        <w:t>I.</w:t>
      </w:r>
    </w:p>
    <w:p w14:paraId="55AC1431" w14:textId="3EAFF0FE" w:rsidR="002E1906" w:rsidRPr="00D61B8E" w:rsidRDefault="00E97557" w:rsidP="002E1906">
      <w:pPr>
        <w:pStyle w:val="a0"/>
        <w:rPr>
          <w:szCs w:val="24"/>
          <w:lang w:val="en-US"/>
        </w:rPr>
      </w:pPr>
      <w:r>
        <w:rPr>
          <w:rFonts w:hint="eastAsia"/>
          <w:szCs w:val="24"/>
        </w:rPr>
        <w:t>Data</w:t>
      </w:r>
      <w:r>
        <w:rPr>
          <w:szCs w:val="24"/>
        </w:rPr>
        <w:t xml:space="preserve"> </w:t>
      </w:r>
      <w:r>
        <w:rPr>
          <w:rFonts w:hint="eastAsia"/>
          <w:szCs w:val="24"/>
        </w:rPr>
        <w:t>source</w:t>
      </w:r>
      <w:r>
        <w:rPr>
          <w:szCs w:val="24"/>
        </w:rPr>
        <w:t xml:space="preserve"> </w:t>
      </w:r>
    </w:p>
    <w:p w14:paraId="1E534CD0" w14:textId="5F2D8FBF" w:rsidR="00E97557" w:rsidRPr="00D61B8E" w:rsidRDefault="00E97557" w:rsidP="002E1906">
      <w:pPr>
        <w:jc w:val="both"/>
        <w:rPr>
          <w:b/>
          <w:szCs w:val="24"/>
        </w:rPr>
      </w:pPr>
      <w:r w:rsidRPr="00D61B8E">
        <w:rPr>
          <w:b/>
          <w:szCs w:val="24"/>
        </w:rPr>
        <w:t>Model</w:t>
      </w:r>
      <w:r w:rsidRPr="00D61B8E">
        <w:rPr>
          <w:b/>
          <w:szCs w:val="24"/>
          <w:lang w:val="en-US"/>
        </w:rPr>
        <w:t xml:space="preserve"> development set</w:t>
      </w:r>
    </w:p>
    <w:p w14:paraId="458F81C7" w14:textId="4A64AADD" w:rsidR="002E1906" w:rsidRDefault="002E1906" w:rsidP="002E1906">
      <w:pPr>
        <w:jc w:val="both"/>
        <w:rPr>
          <w:szCs w:val="24"/>
        </w:rPr>
      </w:pPr>
      <w:r w:rsidRPr="005D4A8A">
        <w:rPr>
          <w:szCs w:val="24"/>
        </w:rPr>
        <w:t xml:space="preserve">To train and evaluate </w:t>
      </w:r>
      <w:r w:rsidRPr="00ED657F">
        <w:rPr>
          <w:szCs w:val="24"/>
        </w:rPr>
        <w:t>mRModN</w:t>
      </w:r>
      <w:r w:rsidRPr="005D4A8A">
        <w:rPr>
          <w:szCs w:val="24"/>
        </w:rPr>
        <w:t xml:space="preserve">, we constructed the </w:t>
      </w:r>
      <w:r w:rsidR="00635137" w:rsidRPr="005D4A8A">
        <w:rPr>
          <w:szCs w:val="24"/>
        </w:rPr>
        <w:t>Human RNA Modification Dataset</w:t>
      </w:r>
      <w:r w:rsidR="00635137">
        <w:rPr>
          <w:szCs w:val="24"/>
        </w:rPr>
        <w:t xml:space="preserve"> for mRModN (</w:t>
      </w:r>
      <w:r w:rsidRPr="005D4A8A">
        <w:rPr>
          <w:szCs w:val="24"/>
        </w:rPr>
        <w:t>HRMD</w:t>
      </w:r>
      <w:r>
        <w:rPr>
          <w:szCs w:val="24"/>
        </w:rPr>
        <w:t>-m</w:t>
      </w:r>
      <w:r w:rsidR="00635137">
        <w:rPr>
          <w:szCs w:val="24"/>
        </w:rPr>
        <w:t>).</w:t>
      </w:r>
      <w:r w:rsidR="00336E70">
        <w:rPr>
          <w:rFonts w:hint="eastAsia"/>
          <w:szCs w:val="24"/>
        </w:rPr>
        <w:t xml:space="preserve"> </w:t>
      </w:r>
      <w:r w:rsidRPr="00E0583F">
        <w:rPr>
          <w:szCs w:val="24"/>
        </w:rPr>
        <w:t xml:space="preserve">Modification sites were aggregated from </w:t>
      </w:r>
      <w:r w:rsidR="00635137">
        <w:rPr>
          <w:rFonts w:hint="eastAsia"/>
          <w:szCs w:val="24"/>
        </w:rPr>
        <w:t>distinct</w:t>
      </w:r>
      <w:r w:rsidRPr="00E0583F">
        <w:rPr>
          <w:szCs w:val="24"/>
        </w:rPr>
        <w:t xml:space="preserve"> sources: MODOMICS</w:t>
      </w:r>
      <w:r>
        <w:rPr>
          <w:szCs w:val="24"/>
        </w:rPr>
        <w:fldChar w:fldCharType="begin"/>
      </w:r>
      <w:r w:rsidR="009E0B76">
        <w:rPr>
          <w:szCs w:val="24"/>
        </w:rPr>
        <w:instrText xml:space="preserve"> ADDIN EN.CITE &lt;EndNote&gt;&lt;Cite&gt;&lt;Author&gt;Cappannini&lt;/Author&gt;&lt;Year&gt;2024&lt;/Year&gt;&lt;RecNum&gt;467&lt;/RecNum&gt;&lt;DisplayText&gt;[28]&lt;/DisplayText&gt;&lt;record&gt;&lt;rec-number&gt;467&lt;/rec-number&gt;&lt;foreign-keys&gt;&lt;key app="EN" db-id="ds9sp2avsr0pscezt9lpsfx825z50appaadd" timestamp="1775188250"&gt;467&lt;/key&gt;&lt;/foreign-keys&gt;&lt;ref-type name="Journal Article"&gt;17&lt;/ref-type&gt;&lt;contributors&gt;&lt;authors&gt;&lt;author&gt;Cappannini, Andrea&lt;/author&gt;&lt;author&gt;Ray, Angana&lt;/author&gt;&lt;author&gt;Purta, Elżbieta&lt;/author&gt;&lt;author&gt;Mukherjee, Sunandan&lt;/author&gt;&lt;author&gt;Boccaletto, Pietro&lt;/author&gt;&lt;author&gt;Moafinejad, S Naeim&lt;/author&gt;&lt;author&gt;Lechner, Antony&lt;/author&gt;&lt;author&gt;Barchet, Charles&lt;/author&gt;&lt;author&gt;Klaholz, Bruno P&lt;/author&gt;&lt;author&gt;Stefaniak, Filip&lt;/author&gt;&lt;/authors&gt;&lt;/contributors&gt;&lt;titles&gt;&lt;title&gt;MODOMICS: a database of RNA modifications and related information. 2023 update&lt;/title&gt;&lt;secondary-title&gt;Nucleic Acids Research&lt;/secondary-title&gt;&lt;/titles&gt;&lt;periodical&gt;&lt;full-title&gt;Nucleic acids research&lt;/full-title&gt;&lt;/periodical&gt;&lt;pages&gt;D239-D244&lt;/pages&gt;&lt;volume&gt;52&lt;/volume&gt;&lt;number&gt;D1&lt;/number&gt;&lt;dates&gt;&lt;year&gt;2024&lt;/year&gt;&lt;/dates&gt;&lt;isbn&gt;0305-1048&lt;/isbn&gt;&lt;urls&gt;&lt;/urls&gt;&lt;/record&gt;&lt;/Cite&gt;&lt;/EndNote&gt;</w:instrText>
      </w:r>
      <w:r>
        <w:rPr>
          <w:szCs w:val="24"/>
        </w:rPr>
        <w:fldChar w:fldCharType="separate"/>
      </w:r>
      <w:r w:rsidR="009E0B76">
        <w:rPr>
          <w:noProof/>
          <w:szCs w:val="24"/>
        </w:rPr>
        <w:t>[28]</w:t>
      </w:r>
      <w:r>
        <w:rPr>
          <w:szCs w:val="24"/>
        </w:rPr>
        <w:fldChar w:fldCharType="end"/>
      </w:r>
      <w:r w:rsidRPr="00E0583F">
        <w:rPr>
          <w:szCs w:val="24"/>
        </w:rPr>
        <w:t>, RMBase, m7GHub V2.0</w:t>
      </w:r>
      <w:r>
        <w:rPr>
          <w:szCs w:val="24"/>
        </w:rPr>
        <w:fldChar w:fldCharType="begin"/>
      </w:r>
      <w:r w:rsidR="009E0B76">
        <w:rPr>
          <w:szCs w:val="24"/>
        </w:rPr>
        <w:instrText xml:space="preserve"> ADDIN EN.CITE &lt;EndNote&gt;&lt;Cite&gt;&lt;Author&gt;Wang&lt;/Author&gt;&lt;Year&gt;2024&lt;/Year&gt;&lt;RecNum&gt;469&lt;/RecNum&gt;&lt;DisplayText&gt;[29]&lt;/DisplayText&gt;&lt;record&gt;&lt;rec-number&gt;469&lt;/rec-number&gt;&lt;foreign-keys&gt;&lt;key app="EN" db-id="ds9sp2avsr0pscezt9lpsfx825z50appaadd" timestamp="1775188331"&gt;469&lt;/key&gt;&lt;/foreign-keys&gt;&lt;ref-type name="Journal Article"&gt;17&lt;/ref-type&gt;&lt;contributors&gt;&lt;authors&gt;&lt;author&gt;Wang, Xuan&lt;/author&gt;&lt;author&gt;Zhang, Yuxin&lt;/author&gt;&lt;author&gt;Chen, Kunqi&lt;/author&gt;&lt;author&gt;Liang, Zhanmin&lt;/author&gt;&lt;author&gt;Ma, Jiongming&lt;/author&gt;&lt;author&gt;Xia, Rong&lt;/author&gt;&lt;author&gt;de Magalhães, João Pedro&lt;/author&gt;&lt;author&gt;Rigden, Daniel J&lt;/author&gt;&lt;author&gt;Meng, Jia&lt;/author&gt;&lt;author&gt;Song, Bowen&lt;/author&gt;&lt;/authors&gt;&lt;/contributors&gt;&lt;titles&gt;&lt;title&gt;m7GHub V2. 0: an updated database for decoding the N7-methylguanosine (m7G) epitranscriptome&lt;/title&gt;&lt;secondary-title&gt;Nucleic Acids Research&lt;/secondary-title&gt;&lt;/titles&gt;&lt;periodical&gt;&lt;full-title&gt;Nucleic acids research&lt;/full-title&gt;&lt;/periodical&gt;&lt;pages&gt;D203-D212&lt;/pages&gt;&lt;volume&gt;52&lt;/volume&gt;&lt;number&gt;D1&lt;/number&gt;&lt;dates&gt;&lt;year&gt;2024&lt;/year&gt;&lt;/dates&gt;&lt;isbn&gt;0305-1048&lt;/isbn&gt;&lt;urls&gt;&lt;/urls&gt;&lt;/record&gt;&lt;/Cite&gt;&lt;/EndNote&gt;</w:instrText>
      </w:r>
      <w:r>
        <w:rPr>
          <w:szCs w:val="24"/>
        </w:rPr>
        <w:fldChar w:fldCharType="separate"/>
      </w:r>
      <w:r w:rsidR="009E0B76">
        <w:rPr>
          <w:noProof/>
          <w:szCs w:val="24"/>
        </w:rPr>
        <w:t>[29]</w:t>
      </w:r>
      <w:r>
        <w:rPr>
          <w:szCs w:val="24"/>
        </w:rPr>
        <w:fldChar w:fldCharType="end"/>
      </w:r>
      <w:r w:rsidRPr="00E0583F">
        <w:rPr>
          <w:szCs w:val="24"/>
        </w:rPr>
        <w:t>, and the MultiRM dataset</w:t>
      </w:r>
      <w:r w:rsidR="00E9742D">
        <w:rPr>
          <w:szCs w:val="24"/>
        </w:rPr>
        <w:t xml:space="preserve"> </w:t>
      </w:r>
      <w:commentRangeStart w:id="39"/>
      <w:commentRangeStart w:id="40"/>
      <w:r w:rsidR="00E9742D">
        <w:rPr>
          <w:szCs w:val="24"/>
        </w:rPr>
        <w:t>(spppl H)</w:t>
      </w:r>
      <w:commentRangeEnd w:id="39"/>
      <w:r w:rsidR="001E3BAB" w:rsidRPr="005D4A8A">
        <w:rPr>
          <w:rStyle w:val="CommentReference"/>
          <w:rFonts w:ascii="Times New Roman" w:hAnsi="Times New Roman" w:cs="Times New Roman"/>
          <w:sz w:val="24"/>
          <w:szCs w:val="24"/>
        </w:rPr>
        <w:commentReference w:id="39"/>
      </w:r>
      <w:commentRangeEnd w:id="40"/>
      <w:r w:rsidR="00336E70" w:rsidRPr="005D4A8A">
        <w:rPr>
          <w:rStyle w:val="CommentReference"/>
          <w:rFonts w:ascii="Times New Roman" w:hAnsi="Times New Roman" w:cs="Times New Roman"/>
          <w:sz w:val="24"/>
          <w:szCs w:val="24"/>
        </w:rPr>
        <w:commentReference w:id="40"/>
      </w:r>
      <w:r w:rsidRPr="005D4A8A">
        <w:rPr>
          <w:szCs w:val="24"/>
        </w:rPr>
        <w:t xml:space="preserve">. </w:t>
      </w:r>
      <w:r w:rsidR="00635137">
        <w:rPr>
          <w:szCs w:val="24"/>
        </w:rPr>
        <w:t>We implemented</w:t>
      </w:r>
      <w:r w:rsidR="00635137" w:rsidRPr="005D4A8A">
        <w:rPr>
          <w:szCs w:val="24"/>
        </w:rPr>
        <w:t xml:space="preserve"> </w:t>
      </w:r>
      <w:r w:rsidR="00635137">
        <w:rPr>
          <w:szCs w:val="24"/>
        </w:rPr>
        <w:t xml:space="preserve">a rigorous </w:t>
      </w:r>
      <w:r w:rsidRPr="005D4A8A">
        <w:rPr>
          <w:szCs w:val="24"/>
        </w:rPr>
        <w:t>pre</w:t>
      </w:r>
      <w:r w:rsidR="003B6A72">
        <w:rPr>
          <w:szCs w:val="24"/>
        </w:rPr>
        <w:t>-</w:t>
      </w:r>
      <w:r w:rsidRPr="005D4A8A">
        <w:rPr>
          <w:szCs w:val="24"/>
        </w:rPr>
        <w:t xml:space="preserve">processing pipeline </w:t>
      </w:r>
      <w:r w:rsidRPr="0090649A">
        <w:rPr>
          <w:szCs w:val="24"/>
        </w:rPr>
        <w:t xml:space="preserve">at the </w:t>
      </w:r>
      <w:r w:rsidRPr="00FA6033">
        <w:rPr>
          <w:szCs w:val="24"/>
        </w:rPr>
        <w:t>mRN</w:t>
      </w:r>
      <w:r>
        <w:rPr>
          <w:szCs w:val="24"/>
        </w:rPr>
        <w:t>A</w:t>
      </w:r>
      <w:r w:rsidRPr="005D4A8A">
        <w:rPr>
          <w:szCs w:val="24"/>
        </w:rPr>
        <w:t xml:space="preserve"> </w:t>
      </w:r>
      <w:r w:rsidR="00635137">
        <w:rPr>
          <w:szCs w:val="24"/>
        </w:rPr>
        <w:t xml:space="preserve">transcript </w:t>
      </w:r>
      <w:r w:rsidRPr="005D4A8A">
        <w:rPr>
          <w:szCs w:val="24"/>
        </w:rPr>
        <w:t xml:space="preserve">level. For each annotated modification site, we extracted a </w:t>
      </w:r>
      <w:r w:rsidR="00635137">
        <w:rPr>
          <w:szCs w:val="24"/>
        </w:rPr>
        <w:t xml:space="preserve">symmetric </w:t>
      </w:r>
      <w:r w:rsidRPr="005D4A8A">
        <w:rPr>
          <w:szCs w:val="24"/>
        </w:rPr>
        <w:t xml:space="preserve">RNA sequence </w:t>
      </w:r>
      <w:r w:rsidR="00635137">
        <w:rPr>
          <w:szCs w:val="24"/>
        </w:rPr>
        <w:t>context</w:t>
      </w:r>
      <w:r w:rsidR="00635137" w:rsidRPr="005D4A8A">
        <w:rPr>
          <w:szCs w:val="24"/>
        </w:rPr>
        <w:t xml:space="preserve"> </w:t>
      </w:r>
      <w:r w:rsidRPr="00E0583F">
        <w:rPr>
          <w:szCs w:val="24"/>
        </w:rPr>
        <w:t>centred</w:t>
      </w:r>
      <w:r w:rsidRPr="00E0583F">
        <w:rPr>
          <w:szCs w:val="24"/>
          <w:lang w:val="en-US"/>
        </w:rPr>
        <w:t xml:space="preserve"> on </w:t>
      </w:r>
      <w:r w:rsidRPr="009223C3">
        <w:rPr>
          <w:szCs w:val="24"/>
          <w:lang w:val="en-US"/>
        </w:rPr>
        <w:t xml:space="preserve">the </w:t>
      </w:r>
      <w:r w:rsidR="00E9742D">
        <w:rPr>
          <w:szCs w:val="24"/>
          <w:lang w:val="en-US"/>
        </w:rPr>
        <w:t xml:space="preserve">target site. The </w:t>
      </w:r>
      <w:r w:rsidRPr="00347844">
        <w:rPr>
          <w:szCs w:val="24"/>
        </w:rPr>
        <w:t xml:space="preserve">maximum </w:t>
      </w:r>
      <w:r w:rsidR="00E9742D">
        <w:rPr>
          <w:szCs w:val="24"/>
        </w:rPr>
        <w:t xml:space="preserve">sequence was capped at </w:t>
      </w:r>
      <w:r w:rsidRPr="00347844">
        <w:rPr>
          <w:szCs w:val="24"/>
        </w:rPr>
        <w:t>1001</w:t>
      </w:r>
      <w:r w:rsidR="00E9742D">
        <w:rPr>
          <w:szCs w:val="24"/>
        </w:rPr>
        <w:t xml:space="preserve"> nucleotides</w:t>
      </w:r>
      <w:r w:rsidRPr="00347844">
        <w:rPr>
          <w:szCs w:val="24"/>
        </w:rPr>
        <w:t xml:space="preserve"> </w:t>
      </w:r>
      <w:r w:rsidR="00E9742D">
        <w:rPr>
          <w:szCs w:val="24"/>
        </w:rPr>
        <w:t>(nt) to</w:t>
      </w:r>
      <w:r w:rsidRPr="00347844">
        <w:rPr>
          <w:szCs w:val="24"/>
        </w:rPr>
        <w:t xml:space="preserve"> enabl</w:t>
      </w:r>
      <w:r w:rsidR="00E9742D">
        <w:rPr>
          <w:szCs w:val="24"/>
        </w:rPr>
        <w:t>e</w:t>
      </w:r>
      <w:r w:rsidRPr="00347844">
        <w:rPr>
          <w:szCs w:val="24"/>
        </w:rPr>
        <w:t xml:space="preserve"> long-</w:t>
      </w:r>
      <w:r w:rsidR="00E9742D">
        <w:rPr>
          <w:szCs w:val="24"/>
        </w:rPr>
        <w:t>range contextual</w:t>
      </w:r>
      <w:r w:rsidR="00E9742D" w:rsidRPr="00347844">
        <w:rPr>
          <w:szCs w:val="24"/>
        </w:rPr>
        <w:t xml:space="preserve"> </w:t>
      </w:r>
      <w:r w:rsidR="00E9742D">
        <w:rPr>
          <w:szCs w:val="24"/>
        </w:rPr>
        <w:t>modelling. To accommodate sites</w:t>
      </w:r>
      <w:r w:rsidRPr="00FA6033">
        <w:rPr>
          <w:szCs w:val="24"/>
        </w:rPr>
        <w:t xml:space="preserve"> </w:t>
      </w:r>
      <w:r w:rsidR="00E9742D">
        <w:rPr>
          <w:szCs w:val="24"/>
        </w:rPr>
        <w:t xml:space="preserve">located near </w:t>
      </w:r>
      <w:r w:rsidRPr="00FA6033">
        <w:rPr>
          <w:szCs w:val="24"/>
        </w:rPr>
        <w:t>transcript termini</w:t>
      </w:r>
      <w:r w:rsidR="00E9742D">
        <w:rPr>
          <w:szCs w:val="24"/>
        </w:rPr>
        <w:t xml:space="preserve"> where sufficient flanking regions were unavailable, we retained the longest possible contiguous sequence. </w:t>
      </w:r>
      <w:r w:rsidR="00E9742D" w:rsidRPr="00FA6033" w:rsidDel="00E9742D">
        <w:rPr>
          <w:szCs w:val="24"/>
        </w:rPr>
        <w:t xml:space="preserve"> </w:t>
      </w:r>
      <w:r w:rsidRPr="00FA6033">
        <w:rPr>
          <w:szCs w:val="24"/>
        </w:rPr>
        <w:t xml:space="preserve">Consequently, the final inputs varied in length, with </w:t>
      </w:r>
      <w:r w:rsidR="00E9742D">
        <w:rPr>
          <w:szCs w:val="24"/>
        </w:rPr>
        <w:t xml:space="preserve">an upper limit of </w:t>
      </w:r>
      <w:r w:rsidRPr="00FA6033">
        <w:rPr>
          <w:szCs w:val="24"/>
        </w:rPr>
        <w:t>1001 nt.</w:t>
      </w:r>
      <w:r w:rsidR="00E9742D">
        <w:rPr>
          <w:szCs w:val="24"/>
        </w:rPr>
        <w:t xml:space="preserve"> Finally,</w:t>
      </w:r>
      <w:r w:rsidRPr="00FA6033">
        <w:rPr>
          <w:szCs w:val="24"/>
        </w:rPr>
        <w:t xml:space="preserve"> </w:t>
      </w:r>
      <w:r w:rsidR="00E9742D">
        <w:rPr>
          <w:szCs w:val="24"/>
        </w:rPr>
        <w:t>t</w:t>
      </w:r>
      <w:r w:rsidRPr="00FA6033">
        <w:rPr>
          <w:szCs w:val="24"/>
        </w:rPr>
        <w:t xml:space="preserve">o </w:t>
      </w:r>
      <w:r w:rsidR="00E9742D">
        <w:rPr>
          <w:szCs w:val="24"/>
        </w:rPr>
        <w:t>eliminate homologous</w:t>
      </w:r>
      <w:r w:rsidR="00E9742D" w:rsidRPr="00FA6033">
        <w:rPr>
          <w:szCs w:val="24"/>
        </w:rPr>
        <w:t xml:space="preserve"> </w:t>
      </w:r>
      <w:r w:rsidRPr="00FA6033">
        <w:rPr>
          <w:szCs w:val="24"/>
        </w:rPr>
        <w:t xml:space="preserve">redundancy </w:t>
      </w:r>
      <w:r w:rsidR="00E9742D">
        <w:rPr>
          <w:szCs w:val="24"/>
        </w:rPr>
        <w:t>introduced by merging</w:t>
      </w:r>
      <w:r w:rsidRPr="00FA6033">
        <w:rPr>
          <w:szCs w:val="24"/>
        </w:rPr>
        <w:t xml:space="preserve"> multiple data sources, HRMD-</w:t>
      </w:r>
      <w:r>
        <w:rPr>
          <w:szCs w:val="24"/>
        </w:rPr>
        <w:t>m</w:t>
      </w:r>
      <w:r w:rsidRPr="00FA6033">
        <w:rPr>
          <w:szCs w:val="24"/>
        </w:rPr>
        <w:t xml:space="preserve"> was further </w:t>
      </w:r>
      <w:r w:rsidR="003E570E">
        <w:rPr>
          <w:szCs w:val="24"/>
        </w:rPr>
        <w:t>clustered</w:t>
      </w:r>
      <w:r w:rsidR="00E9742D" w:rsidRPr="00FA6033">
        <w:rPr>
          <w:szCs w:val="24"/>
        </w:rPr>
        <w:t xml:space="preserve"> </w:t>
      </w:r>
      <w:r w:rsidRPr="00FA6033">
        <w:rPr>
          <w:szCs w:val="24"/>
        </w:rPr>
        <w:t xml:space="preserve">using </w:t>
      </w:r>
      <w:commentRangeStart w:id="41"/>
      <w:commentRangeStart w:id="42"/>
      <w:r w:rsidRPr="00FA6033">
        <w:rPr>
          <w:szCs w:val="24"/>
        </w:rPr>
        <w:t>CD-HIT</w:t>
      </w:r>
      <w:r w:rsidR="003E570E">
        <w:rPr>
          <w:szCs w:val="24"/>
        </w:rPr>
        <w:fldChar w:fldCharType="begin"/>
      </w:r>
      <w:r w:rsidR="009E0B76">
        <w:rPr>
          <w:szCs w:val="24"/>
        </w:rPr>
        <w:instrText xml:space="preserve"> ADDIN EN.CITE &lt;EndNote&gt;&lt;Cite&gt;&lt;Author&gt;Fu&lt;/Author&gt;&lt;Year&gt;2012&lt;/Year&gt;&lt;RecNum&gt;515&lt;/RecNum&gt;&lt;DisplayText&gt;[30]&lt;/DisplayText&gt;&lt;record&gt;&lt;rec-number&gt;515&lt;/rec-number&gt;&lt;foreign-keys&gt;&lt;key app="EN" db-id="ds9sp2avsr0pscezt9lpsfx825z50appaadd" timestamp="1777515987"&gt;515&lt;/key&gt;&lt;/foreign-keys&gt;&lt;ref-type name="Journal Article"&gt;17&lt;/ref-type&gt;&lt;contributors&gt;&lt;authors&gt;&lt;author&gt;Fu, Limin&lt;/author&gt;&lt;author&gt;Niu, Beifang&lt;/author&gt;&lt;author&gt;Zhu, Zhengwei&lt;/author&gt;&lt;author&gt;Wu, Sitao&lt;/author&gt;&lt;author&gt;Li, Weizhong&lt;/author&gt;&lt;/authors&gt;&lt;/contributors&gt;&lt;titles&gt;&lt;title&gt;CD-HIT: accelerated for clustering the next-generation sequencing data&lt;/title&gt;&lt;secondary-title&gt;Bioinformatics&lt;/secondary-title&gt;&lt;/titles&gt;&lt;periodical&gt;&lt;full-title&gt;Bioinformatics&lt;/full-title&gt;&lt;/periodical&gt;&lt;pages&gt;3150-3152&lt;/pages&gt;&lt;volume&gt;28&lt;/volume&gt;&lt;number&gt;23&lt;/number&gt;&lt;dates&gt;&lt;year&gt;2012&lt;/year&gt;&lt;/dates&gt;&lt;isbn&gt;1367-4803&lt;/isbn&gt;&lt;urls&gt;&lt;/urls&gt;&lt;/record&gt;&lt;/Cite&gt;&lt;/EndNote&gt;</w:instrText>
      </w:r>
      <w:r w:rsidR="003E570E">
        <w:rPr>
          <w:szCs w:val="24"/>
        </w:rPr>
        <w:fldChar w:fldCharType="separate"/>
      </w:r>
      <w:r w:rsidR="009E0B76">
        <w:rPr>
          <w:noProof/>
          <w:szCs w:val="24"/>
        </w:rPr>
        <w:t>[30]</w:t>
      </w:r>
      <w:r w:rsidR="003E570E">
        <w:rPr>
          <w:szCs w:val="24"/>
        </w:rPr>
        <w:fldChar w:fldCharType="end"/>
      </w:r>
      <w:r w:rsidRPr="00FA6033">
        <w:rPr>
          <w:szCs w:val="24"/>
        </w:rPr>
        <w:t xml:space="preserve"> </w:t>
      </w:r>
      <w:commentRangeEnd w:id="41"/>
      <w:r w:rsidR="001E3BAB" w:rsidRPr="00FA6033">
        <w:rPr>
          <w:rStyle w:val="CommentReference"/>
          <w:rFonts w:ascii="Times New Roman" w:hAnsi="Times New Roman" w:cs="Times New Roman"/>
          <w:sz w:val="24"/>
          <w:szCs w:val="24"/>
        </w:rPr>
        <w:commentReference w:id="41"/>
      </w:r>
      <w:commentRangeEnd w:id="42"/>
      <w:r w:rsidR="00336E70" w:rsidRPr="00FA6033">
        <w:rPr>
          <w:rStyle w:val="CommentReference"/>
          <w:rFonts w:ascii="Times New Roman" w:hAnsi="Times New Roman" w:cs="Times New Roman"/>
          <w:sz w:val="24"/>
          <w:szCs w:val="24"/>
        </w:rPr>
        <w:commentReference w:id="42"/>
      </w:r>
      <w:r w:rsidRPr="00FA6033">
        <w:rPr>
          <w:szCs w:val="24"/>
        </w:rPr>
        <w:t xml:space="preserve">(v4.8.1) with the parameters -c 0.8 -T 30 -M 70000 -mask N. </w:t>
      </w:r>
    </w:p>
    <w:p w14:paraId="333B0545" w14:textId="55025CE9" w:rsidR="00635137" w:rsidRDefault="00E9742D" w:rsidP="00635137">
      <w:pPr>
        <w:jc w:val="both"/>
        <w:rPr>
          <w:szCs w:val="24"/>
        </w:rPr>
      </w:pPr>
      <w:r>
        <w:rPr>
          <w:rFonts w:hint="eastAsia"/>
          <w:szCs w:val="24"/>
        </w:rPr>
        <w:t>Af</w:t>
      </w:r>
      <w:r>
        <w:rPr>
          <w:szCs w:val="24"/>
        </w:rPr>
        <w:t>ter redundancy removal, the final HRMD-m dataset yielded h</w:t>
      </w:r>
      <w:r w:rsidR="00525803">
        <w:rPr>
          <w:szCs w:val="24"/>
        </w:rPr>
        <w:t>igh</w:t>
      </w:r>
      <w:r>
        <w:rPr>
          <w:szCs w:val="24"/>
        </w:rPr>
        <w:t>-quali</w:t>
      </w:r>
      <w:r w:rsidR="00525803">
        <w:rPr>
          <w:szCs w:val="24"/>
        </w:rPr>
        <w:t>t</w:t>
      </w:r>
      <w:r>
        <w:rPr>
          <w:szCs w:val="24"/>
        </w:rPr>
        <w:t>y RNA sequences</w:t>
      </w:r>
      <w:r w:rsidR="00525803">
        <w:rPr>
          <w:rFonts w:hint="eastAsia"/>
          <w:szCs w:val="24"/>
        </w:rPr>
        <w:t>，</w:t>
      </w:r>
      <w:r w:rsidR="00525803">
        <w:rPr>
          <w:szCs w:val="24"/>
        </w:rPr>
        <w:t xml:space="preserve"> </w:t>
      </w:r>
      <w:r w:rsidR="00635137" w:rsidRPr="00525766">
        <w:rPr>
          <w:lang w:val="en-US"/>
        </w:rPr>
        <w:t>exhibit</w:t>
      </w:r>
      <w:r w:rsidR="00525803">
        <w:rPr>
          <w:rFonts w:hint="eastAsia"/>
          <w:lang w:val="en-US"/>
        </w:rPr>
        <w:t>ing</w:t>
      </w:r>
      <w:r w:rsidR="00635137" w:rsidRPr="00525766">
        <w:rPr>
          <w:lang w:val="en-US"/>
        </w:rPr>
        <w:t xml:space="preserve"> a </w:t>
      </w:r>
      <w:r w:rsidR="00504066">
        <w:rPr>
          <w:rFonts w:hint="eastAsia"/>
          <w:lang w:val="en-US"/>
        </w:rPr>
        <w:t>highly</w:t>
      </w:r>
      <w:r w:rsidR="00635137" w:rsidRPr="00525766">
        <w:rPr>
          <w:lang w:val="en-US"/>
        </w:rPr>
        <w:t xml:space="preserve"> complex multi-modification landscape</w:t>
      </w:r>
      <w:r w:rsidR="00504066">
        <w:rPr>
          <w:lang w:val="en-US"/>
        </w:rPr>
        <w:t xml:space="preserve"> </w:t>
      </w:r>
      <w:r w:rsidR="00635137" w:rsidRPr="00525766">
        <w:rPr>
          <w:lang w:val="en-US"/>
        </w:rPr>
        <w:t>(</w:t>
      </w:r>
      <w:r w:rsidR="00635137">
        <w:rPr>
          <w:lang w:val="en-US"/>
        </w:rPr>
        <w:fldChar w:fldCharType="begin"/>
      </w:r>
      <w:r w:rsidR="00635137">
        <w:rPr>
          <w:lang w:val="en-US"/>
        </w:rPr>
        <w:instrText xml:space="preserve"> REF _Ref227769316 \h </w:instrText>
      </w:r>
      <w:r w:rsidR="00635137">
        <w:rPr>
          <w:lang w:val="en-US"/>
        </w:rPr>
      </w:r>
      <w:r w:rsidR="00635137">
        <w:rPr>
          <w:lang w:val="en-US"/>
        </w:rPr>
        <w:fldChar w:fldCharType="separate"/>
      </w:r>
      <w:ins w:id="43" w:author="Chao Deng" w:date="2026-05-09T11:14:00Z" w16du:dateUtc="2026-05-09T03:14:00Z">
        <w:r w:rsidR="00C85814" w:rsidRPr="006161D5">
          <w:t xml:space="preserve">Fig. </w:t>
        </w:r>
        <w:r w:rsidR="00C85814">
          <w:rPr>
            <w:noProof/>
          </w:rPr>
          <w:t>1</w:t>
        </w:r>
      </w:ins>
      <w:del w:id="44" w:author="Chao Deng" w:date="2026-05-09T11:14:00Z" w16du:dateUtc="2026-05-09T03:14:00Z">
        <w:r w:rsidR="00ED73F3" w:rsidRPr="006161D5" w:rsidDel="00C85814">
          <w:delText xml:space="preserve">Fig. </w:delText>
        </w:r>
        <w:r w:rsidR="00ED73F3" w:rsidDel="00C85814">
          <w:rPr>
            <w:noProof/>
          </w:rPr>
          <w:delText>1</w:delText>
        </w:r>
      </w:del>
      <w:r w:rsidR="00635137">
        <w:rPr>
          <w:lang w:val="en-US"/>
        </w:rPr>
        <w:fldChar w:fldCharType="end"/>
      </w:r>
      <w:r w:rsidR="00635137">
        <w:rPr>
          <w:lang w:val="en-US"/>
        </w:rPr>
        <w:t>b</w:t>
      </w:r>
      <w:r w:rsidR="00504066">
        <w:rPr>
          <w:lang w:val="en-US"/>
        </w:rPr>
        <w:t xml:space="preserve">, </w:t>
      </w:r>
      <w:commentRangeStart w:id="45"/>
      <w:r w:rsidR="00504066">
        <w:rPr>
          <w:lang w:val="en-US"/>
        </w:rPr>
        <w:t>supp</w:t>
      </w:r>
      <w:commentRangeEnd w:id="45"/>
      <w:r w:rsidR="001E3BAB" w:rsidRPr="00525766">
        <w:rPr>
          <w:rStyle w:val="CommentReference"/>
          <w:rFonts w:ascii="Times New Roman" w:hAnsi="Times New Roman" w:cs="Times New Roman"/>
          <w:sz w:val="24"/>
          <w:szCs w:val="22"/>
          <w:lang w:val="en-US"/>
        </w:rPr>
        <w:commentReference w:id="45"/>
      </w:r>
      <w:r w:rsidR="00635137" w:rsidRPr="00525766">
        <w:rPr>
          <w:lang w:val="en-US"/>
        </w:rPr>
        <w:t>)</w:t>
      </w:r>
      <w:r w:rsidR="00504066">
        <w:rPr>
          <w:lang w:val="en-US"/>
        </w:rPr>
        <w:t>.</w:t>
      </w:r>
      <w:r w:rsidR="00635137" w:rsidRPr="00525766">
        <w:rPr>
          <w:lang w:val="en-US"/>
        </w:rPr>
        <w:t xml:space="preserve"> </w:t>
      </w:r>
      <w:r w:rsidR="00396430" w:rsidRPr="005D4A8A">
        <w:rPr>
          <w:szCs w:val="24"/>
        </w:rPr>
        <w:t>Substantial class imbalance exists among different RNA modification types</w:t>
      </w:r>
      <w:r w:rsidR="00396430" w:rsidRPr="005D4A8A">
        <w:rPr>
          <w:szCs w:val="24"/>
        </w:rPr>
        <w:fldChar w:fldCharType="begin"/>
      </w:r>
      <w:r w:rsidR="009E0B76">
        <w:rPr>
          <w:szCs w:val="24"/>
        </w:rPr>
        <w:instrText xml:space="preserve"> ADDIN EN.CITE &lt;EndNote&gt;&lt;Cite&gt;&lt;Author&gt;Tavares&lt;/Author&gt;&lt;Year&gt;2023&lt;/Year&gt;&lt;RecNum&gt;505&lt;/RecNum&gt;&lt;DisplayText&gt;[31]&lt;/DisplayText&gt;&lt;record&gt;&lt;rec-number&gt;505&lt;/rec-number&gt;&lt;foreign-keys&gt;&lt;key app="EN" db-id="ds9sp2avsr0pscezt9lpsfx825z50appaadd" timestamp="1776262785"&gt;505&lt;/key&gt;&lt;/foreign-keys&gt;&lt;ref-type name="Journal Article"&gt;17&lt;/ref-type&gt;&lt;contributors&gt;&lt;authors&gt;&lt;author&gt;Tavares, Rafael de Cesaris Araujo&lt;/author&gt;&lt;author&gt;Mahadeshwar, Gandhar&lt;/author&gt;&lt;author&gt;Wan, Han&lt;/author&gt;&lt;author&gt;Pyle, Anna Marie&lt;/author&gt;&lt;/authors&gt;&lt;/contributors&gt;&lt;titles&gt;&lt;title&gt;MRT-ModSeq–Rapid detection of RNA modifications with MarathonRT&lt;/title&gt;&lt;secondary-title&gt;Journal of Molecular Biology&lt;/secondary-title&gt;&lt;/titles&gt;&lt;periodical&gt;&lt;full-title&gt;Journal of Molecular Biology&lt;/full-title&gt;&lt;/periodical&gt;&lt;pages&gt;168299&lt;/pages&gt;&lt;volume&gt;435&lt;/volume&gt;&lt;number&gt;22&lt;/number&gt;&lt;dates&gt;&lt;year&gt;2023&lt;/year&gt;&lt;/dates&gt;&lt;isbn&gt;0022-2836&lt;/isbn&gt;&lt;urls&gt;&lt;/urls&gt;&lt;/record&gt;&lt;/Cite&gt;&lt;/EndNote&gt;</w:instrText>
      </w:r>
      <w:r w:rsidR="00396430" w:rsidRPr="005D4A8A">
        <w:rPr>
          <w:szCs w:val="24"/>
        </w:rPr>
        <w:fldChar w:fldCharType="separate"/>
      </w:r>
      <w:r w:rsidR="009E0B76">
        <w:rPr>
          <w:noProof/>
          <w:szCs w:val="24"/>
        </w:rPr>
        <w:t>[31]</w:t>
      </w:r>
      <w:r w:rsidR="00396430" w:rsidRPr="005D4A8A">
        <w:rPr>
          <w:szCs w:val="24"/>
        </w:rPr>
        <w:fldChar w:fldCharType="end"/>
      </w:r>
      <w:r w:rsidR="00396430" w:rsidRPr="005D4A8A">
        <w:rPr>
          <w:szCs w:val="24"/>
        </w:rPr>
        <w:t xml:space="preserve">. </w:t>
      </w:r>
      <w:r w:rsidR="00504066">
        <w:rPr>
          <w:lang w:val="en-US"/>
        </w:rPr>
        <w:t>T</w:t>
      </w:r>
      <w:r w:rsidR="00635137" w:rsidRPr="00525766">
        <w:rPr>
          <w:lang w:val="en-US"/>
        </w:rPr>
        <w:t xml:space="preserve">he dataset </w:t>
      </w:r>
      <w:r w:rsidR="00635137" w:rsidRPr="00525766">
        <w:rPr>
          <w:rFonts w:hint="eastAsia"/>
          <w:lang w:val="en-US"/>
        </w:rPr>
        <w:t>i</w:t>
      </w:r>
      <w:r w:rsidR="00635137" w:rsidRPr="00525766">
        <w:rPr>
          <w:lang w:val="en-US"/>
        </w:rPr>
        <w:t>s</w:t>
      </w:r>
      <w:r w:rsidR="00396430">
        <w:rPr>
          <w:lang w:val="en-US"/>
        </w:rPr>
        <w:t xml:space="preserve"> </w:t>
      </w:r>
      <w:r w:rsidR="00396430">
        <w:rPr>
          <w:rFonts w:hint="eastAsia"/>
          <w:lang w:val="en-US"/>
        </w:rPr>
        <w:t>indeed</w:t>
      </w:r>
      <w:r w:rsidR="00396430">
        <w:rPr>
          <w:lang w:val="en-US"/>
        </w:rPr>
        <w:t xml:space="preserve"> </w:t>
      </w:r>
      <w:r w:rsidR="00635137" w:rsidRPr="00525766">
        <w:rPr>
          <w:lang w:val="en-US"/>
        </w:rPr>
        <w:t>markedly imbalanced</w:t>
      </w:r>
      <w:r w:rsidR="00504066">
        <w:rPr>
          <w:lang w:val="en-US"/>
        </w:rPr>
        <w:t>:</w:t>
      </w:r>
      <w:r w:rsidR="00635137" w:rsidRPr="00525766">
        <w:rPr>
          <w:lang w:val="en-US"/>
        </w:rPr>
        <w:t xml:space="preserve"> m</w:t>
      </w:r>
      <w:r w:rsidR="00635137" w:rsidRPr="00851C47">
        <w:rPr>
          <w:vertAlign w:val="superscript"/>
          <w:lang w:val="en-US"/>
        </w:rPr>
        <w:t>6</w:t>
      </w:r>
      <w:r w:rsidR="00635137" w:rsidRPr="00525766">
        <w:rPr>
          <w:lang w:val="en-US"/>
        </w:rPr>
        <w:t xml:space="preserve">A </w:t>
      </w:r>
      <w:r w:rsidR="00504066">
        <w:rPr>
          <w:lang w:val="en-US"/>
        </w:rPr>
        <w:t>is</w:t>
      </w:r>
      <w:r w:rsidR="00635137" w:rsidRPr="00525766">
        <w:rPr>
          <w:lang w:val="en-US"/>
        </w:rPr>
        <w:t xml:space="preserve"> the most abundant (114,195 sequences), followed by Atol (49</w:t>
      </w:r>
      <w:r w:rsidR="00504066">
        <w:rPr>
          <w:lang w:val="en-US"/>
        </w:rPr>
        <w:t>,</w:t>
      </w:r>
      <w:r w:rsidR="00635137" w:rsidRPr="00525766">
        <w:rPr>
          <w:lang w:val="en-US"/>
        </w:rPr>
        <w:t xml:space="preserve">435) and </w:t>
      </w:r>
      <w:r w:rsidR="00635137" w:rsidRPr="005D4A8A">
        <w:rPr>
          <w:szCs w:val="24"/>
        </w:rPr>
        <w:t>Ψ</w:t>
      </w:r>
      <w:r w:rsidR="00635137" w:rsidRPr="00525766">
        <w:rPr>
          <w:lang w:val="en-US"/>
        </w:rPr>
        <w:t xml:space="preserve"> (36</w:t>
      </w:r>
      <w:r w:rsidR="00504066">
        <w:rPr>
          <w:lang w:val="en-US"/>
        </w:rPr>
        <w:t>,</w:t>
      </w:r>
      <w:r w:rsidR="00635137" w:rsidRPr="00525766">
        <w:rPr>
          <w:lang w:val="en-US"/>
        </w:rPr>
        <w:t>944), whereas m</w:t>
      </w:r>
      <w:r w:rsidR="00635137" w:rsidRPr="00851C47">
        <w:rPr>
          <w:vertAlign w:val="superscript"/>
          <w:lang w:val="en-US"/>
        </w:rPr>
        <w:t>7</w:t>
      </w:r>
      <w:r w:rsidR="00635137" w:rsidRPr="00525766">
        <w:rPr>
          <w:lang w:val="en-US"/>
        </w:rPr>
        <w:t>G (1</w:t>
      </w:r>
      <w:r w:rsidR="00504066">
        <w:rPr>
          <w:lang w:val="en-US"/>
        </w:rPr>
        <w:t>,</w:t>
      </w:r>
      <w:r w:rsidR="00635137" w:rsidRPr="00525766">
        <w:rPr>
          <w:lang w:val="en-US"/>
        </w:rPr>
        <w:t>508), Am (1</w:t>
      </w:r>
      <w:r w:rsidR="00504066">
        <w:rPr>
          <w:lang w:val="en-US"/>
        </w:rPr>
        <w:t>,</w:t>
      </w:r>
      <w:r w:rsidR="00635137" w:rsidRPr="00525766">
        <w:rPr>
          <w:lang w:val="en-US"/>
        </w:rPr>
        <w:t>935), and Gm (2</w:t>
      </w:r>
      <w:r w:rsidR="00504066">
        <w:rPr>
          <w:lang w:val="en-US"/>
        </w:rPr>
        <w:t>,</w:t>
      </w:r>
      <w:r w:rsidR="00635137" w:rsidRPr="00525766">
        <w:rPr>
          <w:lang w:val="en-US"/>
        </w:rPr>
        <w:t xml:space="preserve">196) are </w:t>
      </w:r>
      <w:r w:rsidR="009D1186">
        <w:rPr>
          <w:lang w:val="en-US"/>
        </w:rPr>
        <w:t>scarcely represented</w:t>
      </w:r>
      <w:r w:rsidR="00635137" w:rsidRPr="00525766">
        <w:rPr>
          <w:lang w:val="en-US"/>
        </w:rPr>
        <w:t xml:space="preserve">. </w:t>
      </w:r>
      <w:r w:rsidR="009D1186">
        <w:rPr>
          <w:rFonts w:hint="eastAsia"/>
          <w:lang w:val="en-US"/>
        </w:rPr>
        <w:t>S</w:t>
      </w:r>
      <w:r w:rsidR="00635137" w:rsidRPr="00525766">
        <w:rPr>
          <w:lang w:val="en-US"/>
        </w:rPr>
        <w:t xml:space="preserve">ubstantial </w:t>
      </w:r>
      <w:r w:rsidR="00635137" w:rsidRPr="00525766">
        <w:rPr>
          <w:lang w:val="en-US"/>
        </w:rPr>
        <w:lastRenderedPageBreak/>
        <w:t xml:space="preserve">overlap </w:t>
      </w:r>
      <w:r w:rsidR="009D1186">
        <w:rPr>
          <w:rFonts w:hint="eastAsia"/>
          <w:lang w:val="en-US"/>
        </w:rPr>
        <w:t>exi</w:t>
      </w:r>
      <w:r w:rsidR="009D1186">
        <w:rPr>
          <w:lang w:val="en-US"/>
        </w:rPr>
        <w:t>sts</w:t>
      </w:r>
      <w:r w:rsidR="00635137" w:rsidRPr="00525766">
        <w:rPr>
          <w:lang w:val="en-US"/>
        </w:rPr>
        <w:t xml:space="preserve"> among </w:t>
      </w:r>
      <w:r w:rsidR="009D1186">
        <w:rPr>
          <w:lang w:val="en-US"/>
        </w:rPr>
        <w:t xml:space="preserve">these </w:t>
      </w:r>
      <w:r w:rsidR="00635137" w:rsidRPr="00525766">
        <w:rPr>
          <w:lang w:val="en-US"/>
        </w:rPr>
        <w:t>modification</w:t>
      </w:r>
      <w:r w:rsidR="009D1186">
        <w:rPr>
          <w:lang w:val="en-US"/>
        </w:rPr>
        <w:t>s</w:t>
      </w:r>
      <w:r w:rsidR="00635137" w:rsidRPr="00525766">
        <w:rPr>
          <w:lang w:val="en-US"/>
        </w:rPr>
        <w:t xml:space="preserve">. </w:t>
      </w:r>
      <w:r w:rsidR="009D1186">
        <w:rPr>
          <w:lang w:val="en-US"/>
        </w:rPr>
        <w:t xml:space="preserve">For instance, </w:t>
      </w:r>
      <w:r w:rsidR="009D1186" w:rsidRPr="002F00EB">
        <w:rPr>
          <w:lang w:val="en-US"/>
        </w:rPr>
        <w:t xml:space="preserve">while 75.19% of the sequences </w:t>
      </w:r>
      <w:r w:rsidR="009D1186">
        <w:rPr>
          <w:lang w:val="en-US"/>
        </w:rPr>
        <w:t xml:space="preserve">contain </w:t>
      </w:r>
      <w:r w:rsidR="009D1186" w:rsidRPr="002F00EB">
        <w:rPr>
          <w:lang w:val="en-US"/>
        </w:rPr>
        <w:t>a single modification site, nearly 25% harbor multiple sites</w:t>
      </w:r>
      <w:r w:rsidR="009D1186">
        <w:rPr>
          <w:lang w:val="en-US"/>
        </w:rPr>
        <w:t xml:space="preserve"> (up to eight more) (</w:t>
      </w:r>
      <w:r w:rsidR="00E94EBE">
        <w:rPr>
          <w:lang w:val="en-US"/>
        </w:rPr>
        <w:fldChar w:fldCharType="begin"/>
      </w:r>
      <w:r w:rsidR="00E94EBE">
        <w:rPr>
          <w:lang w:val="en-US"/>
        </w:rPr>
        <w:instrText xml:space="preserve"> REF _Ref227769316 \h </w:instrText>
      </w:r>
      <w:r w:rsidR="00E94EBE">
        <w:rPr>
          <w:lang w:val="en-US"/>
        </w:rPr>
      </w:r>
      <w:r w:rsidR="00E94EBE">
        <w:rPr>
          <w:lang w:val="en-US"/>
        </w:rPr>
        <w:fldChar w:fldCharType="separate"/>
      </w:r>
      <w:ins w:id="46" w:author="Chao Deng" w:date="2026-05-09T11:14:00Z" w16du:dateUtc="2026-05-09T03:14:00Z">
        <w:r w:rsidR="00C85814" w:rsidRPr="006161D5">
          <w:t xml:space="preserve">Fig. </w:t>
        </w:r>
        <w:r w:rsidR="00C85814">
          <w:rPr>
            <w:noProof/>
          </w:rPr>
          <w:t>1</w:t>
        </w:r>
      </w:ins>
      <w:del w:id="47" w:author="Chao Deng" w:date="2026-05-09T11:14:00Z" w16du:dateUtc="2026-05-09T03:14:00Z">
        <w:r w:rsidR="00ED73F3" w:rsidRPr="006161D5" w:rsidDel="00C85814">
          <w:delText xml:space="preserve">Fig. </w:delText>
        </w:r>
        <w:r w:rsidR="00ED73F3" w:rsidDel="00C85814">
          <w:rPr>
            <w:noProof/>
          </w:rPr>
          <w:delText>1</w:delText>
        </w:r>
      </w:del>
      <w:r w:rsidR="00E94EBE">
        <w:rPr>
          <w:lang w:val="en-US"/>
        </w:rPr>
        <w:fldChar w:fldCharType="end"/>
      </w:r>
      <w:r w:rsidR="00E94EBE">
        <w:rPr>
          <w:lang w:val="en-US"/>
        </w:rPr>
        <w:t>a</w:t>
      </w:r>
      <w:r w:rsidR="009D1186">
        <w:rPr>
          <w:lang w:val="en-US"/>
        </w:rPr>
        <w:t>)</w:t>
      </w:r>
      <w:r w:rsidR="009D1186" w:rsidRPr="002F00EB">
        <w:rPr>
          <w:lang w:val="en-US"/>
        </w:rPr>
        <w:t>.</w:t>
      </w:r>
      <w:r w:rsidR="009D1186">
        <w:rPr>
          <w:lang w:val="en-US"/>
        </w:rPr>
        <w:t xml:space="preserve"> </w:t>
      </w:r>
      <w:r w:rsidR="00635137" w:rsidRPr="00525766">
        <w:rPr>
          <w:lang w:val="en-US"/>
        </w:rPr>
        <w:t>Notably, 28</w:t>
      </w:r>
      <w:r w:rsidR="009D1186">
        <w:rPr>
          <w:lang w:val="en-US"/>
        </w:rPr>
        <w:t>,</w:t>
      </w:r>
      <w:r w:rsidR="00635137" w:rsidRPr="00525766">
        <w:rPr>
          <w:lang w:val="en-US"/>
        </w:rPr>
        <w:t xml:space="preserve">286 sequences contain </w:t>
      </w:r>
      <w:r w:rsidR="009D1186">
        <w:rPr>
          <w:lang w:val="en-US"/>
        </w:rPr>
        <w:t xml:space="preserve">both </w:t>
      </w:r>
      <w:r w:rsidR="00635137" w:rsidRPr="005D4A8A">
        <w:rPr>
          <w:szCs w:val="24"/>
        </w:rPr>
        <w:t>Ψ</w:t>
      </w:r>
      <w:r w:rsidR="00635137" w:rsidRPr="00525766">
        <w:rPr>
          <w:lang w:val="en-US"/>
        </w:rPr>
        <w:t xml:space="preserve"> and m</w:t>
      </w:r>
      <w:r w:rsidR="00635137" w:rsidRPr="00851C47">
        <w:rPr>
          <w:vertAlign w:val="superscript"/>
          <w:lang w:val="en-US"/>
        </w:rPr>
        <w:t>6</w:t>
      </w:r>
      <w:r w:rsidR="00635137" w:rsidRPr="00525766">
        <w:rPr>
          <w:lang w:val="en-US"/>
        </w:rPr>
        <w:t xml:space="preserve">A, </w:t>
      </w:r>
      <w:r w:rsidR="009D1186">
        <w:rPr>
          <w:lang w:val="en-US"/>
        </w:rPr>
        <w:t>meaning</w:t>
      </w:r>
      <w:r w:rsidR="00635137" w:rsidRPr="00525766">
        <w:rPr>
          <w:lang w:val="en-US"/>
        </w:rPr>
        <w:t xml:space="preserve"> nearly half of all </w:t>
      </w:r>
      <w:r w:rsidR="00635137" w:rsidRPr="005D4A8A">
        <w:rPr>
          <w:szCs w:val="24"/>
        </w:rPr>
        <w:t>Ψ</w:t>
      </w:r>
      <w:r w:rsidR="009D1186">
        <w:rPr>
          <w:szCs w:val="24"/>
        </w:rPr>
        <w:t xml:space="preserve"> </w:t>
      </w:r>
      <w:r w:rsidR="00635137" w:rsidRPr="00525766">
        <w:rPr>
          <w:lang w:val="en-US"/>
        </w:rPr>
        <w:t>sequences co-occur with m</w:t>
      </w:r>
      <w:r w:rsidR="00635137" w:rsidRPr="00851C47">
        <w:rPr>
          <w:vertAlign w:val="superscript"/>
          <w:lang w:val="en-US"/>
        </w:rPr>
        <w:t>6</w:t>
      </w:r>
      <w:r w:rsidR="00635137" w:rsidRPr="00525766">
        <w:rPr>
          <w:lang w:val="en-US"/>
        </w:rPr>
        <w:t>A</w:t>
      </w:r>
      <w:r w:rsidR="009D1186">
        <w:rPr>
          <w:lang w:val="en-US"/>
        </w:rPr>
        <w:t xml:space="preserve"> and </w:t>
      </w:r>
      <w:r w:rsidR="00635137" w:rsidRPr="00525766">
        <w:rPr>
          <w:lang w:val="en-US"/>
        </w:rPr>
        <w:t xml:space="preserve">589 sequences contain </w:t>
      </w:r>
      <w:r w:rsidR="009D1186">
        <w:rPr>
          <w:lang w:val="en-US"/>
        </w:rPr>
        <w:t>a</w:t>
      </w:r>
      <w:r w:rsidR="00635137" w:rsidRPr="00525766">
        <w:rPr>
          <w:lang w:val="en-US"/>
        </w:rPr>
        <w:t xml:space="preserve"> Gm</w:t>
      </w:r>
      <w:r w:rsidR="009D1186">
        <w:rPr>
          <w:lang w:val="en-US"/>
        </w:rPr>
        <w:t>-</w:t>
      </w:r>
      <w:r w:rsidR="00635137" w:rsidRPr="005D4A8A">
        <w:rPr>
          <w:szCs w:val="24"/>
        </w:rPr>
        <w:t>Ψ</w:t>
      </w:r>
      <w:r w:rsidR="009D1186">
        <w:rPr>
          <w:lang w:val="en-US"/>
        </w:rPr>
        <w:t>-</w:t>
      </w:r>
      <w:r w:rsidR="00635137" w:rsidRPr="00525766">
        <w:rPr>
          <w:lang w:val="en-US"/>
        </w:rPr>
        <w:t>m</w:t>
      </w:r>
      <w:r w:rsidR="00635137" w:rsidRPr="00851C47">
        <w:rPr>
          <w:vertAlign w:val="superscript"/>
          <w:lang w:val="en-US"/>
        </w:rPr>
        <w:t>6</w:t>
      </w:r>
      <w:r w:rsidR="00635137" w:rsidRPr="00525766">
        <w:rPr>
          <w:lang w:val="en-US"/>
        </w:rPr>
        <w:t xml:space="preserve">A combination. </w:t>
      </w:r>
      <w:r w:rsidR="009D1186">
        <w:rPr>
          <w:lang w:val="en-US"/>
        </w:rPr>
        <w:t>Consequently, the model must not only detect presence but also disentangle</w:t>
      </w:r>
      <w:r w:rsidR="00635137" w:rsidRPr="00525766">
        <w:rPr>
          <w:lang w:val="en-US"/>
        </w:rPr>
        <w:t xml:space="preserve"> co-existing modification signals within the same RNA context.</w:t>
      </w:r>
      <w:r w:rsidR="00635137" w:rsidRPr="002F00EB">
        <w:t xml:space="preserve"> </w:t>
      </w:r>
      <w:r w:rsidR="009D1186">
        <w:t xml:space="preserve">Ultimately, </w:t>
      </w:r>
      <w:r w:rsidR="00635137" w:rsidRPr="00FA6033">
        <w:rPr>
          <w:szCs w:val="24"/>
        </w:rPr>
        <w:t>HRMD‑</w:t>
      </w:r>
      <w:r w:rsidR="00635137">
        <w:rPr>
          <w:szCs w:val="24"/>
        </w:rPr>
        <w:t>m</w:t>
      </w:r>
      <w:r w:rsidR="00635137" w:rsidRPr="00FA6033">
        <w:rPr>
          <w:szCs w:val="24"/>
        </w:rPr>
        <w:t xml:space="preserve"> provides a </w:t>
      </w:r>
      <w:r w:rsidR="009D1186">
        <w:rPr>
          <w:szCs w:val="24"/>
        </w:rPr>
        <w:t xml:space="preserve">robust, </w:t>
      </w:r>
      <w:r w:rsidR="00635137" w:rsidRPr="00FA6033">
        <w:rPr>
          <w:szCs w:val="24"/>
        </w:rPr>
        <w:t xml:space="preserve">non‑redundant, </w:t>
      </w:r>
      <w:r w:rsidR="009D1186">
        <w:rPr>
          <w:szCs w:val="24"/>
        </w:rPr>
        <w:t>and l</w:t>
      </w:r>
      <w:r w:rsidR="00635137" w:rsidRPr="00FA6033">
        <w:rPr>
          <w:szCs w:val="24"/>
        </w:rPr>
        <w:t xml:space="preserve">ength‑variable </w:t>
      </w:r>
      <w:r w:rsidR="006F14A3">
        <w:rPr>
          <w:szCs w:val="24"/>
        </w:rPr>
        <w:t xml:space="preserve">resource ideal for </w:t>
      </w:r>
      <w:r w:rsidR="00635137" w:rsidRPr="00FA6033">
        <w:rPr>
          <w:szCs w:val="24"/>
        </w:rPr>
        <w:t>long‑context modeling and evaluation.</w:t>
      </w:r>
      <w:r w:rsidR="00635137">
        <w:rPr>
          <w:szCs w:val="24"/>
        </w:rPr>
        <w:t xml:space="preserve"> </w:t>
      </w:r>
    </w:p>
    <w:p w14:paraId="79EDB64C" w14:textId="38C03BE5" w:rsidR="00635137" w:rsidRPr="00F80018" w:rsidRDefault="00F80018" w:rsidP="002E1906">
      <w:pPr>
        <w:jc w:val="both"/>
        <w:rPr>
          <w:szCs w:val="24"/>
          <w:lang w:val="en-US"/>
        </w:rPr>
      </w:pPr>
      <w:r>
        <w:rPr>
          <w:rFonts w:hint="eastAsia"/>
          <w:szCs w:val="24"/>
        </w:rPr>
        <w:t>To</w:t>
      </w:r>
      <w:r>
        <w:rPr>
          <w:szCs w:val="24"/>
          <w:lang w:val="en-US"/>
        </w:rPr>
        <w:t xml:space="preserve"> systematically train and evaluate the mRModN model, we randomly partitioned this final dataset into three independent subsets: a training set (</w:t>
      </w:r>
      <w:r w:rsidR="00E94EBE">
        <w:rPr>
          <w:rFonts w:hint="eastAsia"/>
          <w:szCs w:val="24"/>
          <w:lang w:val="en-US"/>
        </w:rPr>
        <w:t>60%</w:t>
      </w:r>
      <w:r>
        <w:rPr>
          <w:szCs w:val="24"/>
          <w:lang w:val="en-US"/>
        </w:rPr>
        <w:t xml:space="preserve"> sequences) for model optimization, a validation set (</w:t>
      </w:r>
      <w:r w:rsidR="00E94EBE">
        <w:rPr>
          <w:rFonts w:hint="eastAsia"/>
          <w:szCs w:val="24"/>
          <w:lang w:val="en-US"/>
        </w:rPr>
        <w:t>10%</w:t>
      </w:r>
      <w:r>
        <w:rPr>
          <w:szCs w:val="24"/>
          <w:lang w:val="en-US"/>
        </w:rPr>
        <w:t xml:space="preserve"> sequence) for hyperparameter tuning and early stopping, and a distinct test set (</w:t>
      </w:r>
      <w:r w:rsidR="00E94EBE">
        <w:rPr>
          <w:rFonts w:hint="eastAsia"/>
          <w:szCs w:val="24"/>
          <w:lang w:val="en-US"/>
        </w:rPr>
        <w:t>30%</w:t>
      </w:r>
      <w:r>
        <w:rPr>
          <w:szCs w:val="24"/>
          <w:lang w:val="en-US"/>
        </w:rPr>
        <w:t xml:space="preserve"> sequences) for final performance assessment. The detailed distribution of modification types is provided in</w:t>
      </w:r>
      <w:r w:rsidR="00E94EBE">
        <w:rPr>
          <w:rFonts w:hint="eastAsia"/>
          <w:szCs w:val="24"/>
          <w:lang w:val="en-US"/>
        </w:rPr>
        <w:t xml:space="preserve"> </w:t>
      </w:r>
      <w:r w:rsidR="00E94EBE">
        <w:rPr>
          <w:szCs w:val="24"/>
          <w:lang w:val="en-US"/>
        </w:rPr>
        <w:fldChar w:fldCharType="begin"/>
      </w:r>
      <w:r w:rsidR="00E94EBE">
        <w:rPr>
          <w:szCs w:val="24"/>
          <w:lang w:val="en-US"/>
        </w:rPr>
        <w:instrText xml:space="preserve"> </w:instrText>
      </w:r>
      <w:r w:rsidR="00E94EBE">
        <w:rPr>
          <w:rFonts w:hint="eastAsia"/>
          <w:szCs w:val="24"/>
          <w:lang w:val="en-US"/>
        </w:rPr>
        <w:instrText>REF _Ref228437559 \h</w:instrText>
      </w:r>
      <w:r w:rsidR="00E94EBE">
        <w:rPr>
          <w:szCs w:val="24"/>
          <w:lang w:val="en-US"/>
        </w:rPr>
        <w:instrText xml:space="preserve"> </w:instrText>
      </w:r>
      <w:r w:rsidR="00E94EBE">
        <w:rPr>
          <w:szCs w:val="24"/>
          <w:lang w:val="en-US"/>
        </w:rPr>
      </w:r>
      <w:r w:rsidR="00E94EBE">
        <w:rPr>
          <w:szCs w:val="24"/>
          <w:lang w:val="en-US"/>
        </w:rPr>
        <w:fldChar w:fldCharType="separate"/>
      </w:r>
      <w:ins w:id="48" w:author="Chao Deng" w:date="2026-05-09T11:14:00Z" w16du:dateUtc="2026-05-09T03:14:00Z">
        <w:r w:rsidR="00C85814" w:rsidRPr="00FA178C">
          <w:t xml:space="preserve">Table </w:t>
        </w:r>
        <w:r w:rsidR="00C85814">
          <w:rPr>
            <w:noProof/>
          </w:rPr>
          <w:t>1</w:t>
        </w:r>
      </w:ins>
      <w:del w:id="49" w:author="Chao Deng" w:date="2026-05-09T11:14:00Z" w16du:dateUtc="2026-05-09T03:14:00Z">
        <w:r w:rsidR="00ED73F3" w:rsidRPr="00FA178C" w:rsidDel="00C85814">
          <w:delText xml:space="preserve">Table </w:delText>
        </w:r>
        <w:r w:rsidR="00ED73F3" w:rsidDel="00C85814">
          <w:rPr>
            <w:noProof/>
          </w:rPr>
          <w:delText>1</w:delText>
        </w:r>
      </w:del>
      <w:r w:rsidR="00E94EBE">
        <w:rPr>
          <w:szCs w:val="24"/>
          <w:lang w:val="en-US"/>
        </w:rPr>
        <w:fldChar w:fldCharType="end"/>
      </w:r>
      <w:r>
        <w:rPr>
          <w:szCs w:val="24"/>
          <w:lang w:val="en-US"/>
        </w:rPr>
        <w:t xml:space="preserve">. </w:t>
      </w:r>
    </w:p>
    <w:p w14:paraId="5C037C5B" w14:textId="07ED2068" w:rsidR="00096933" w:rsidRPr="00D61B8E" w:rsidRDefault="007B1F57" w:rsidP="00D61B8E">
      <w:pPr>
        <w:rPr>
          <w:b/>
        </w:rPr>
      </w:pPr>
      <w:commentRangeStart w:id="50"/>
      <w:commentRangeStart w:id="51"/>
      <w:r w:rsidRPr="00D61B8E">
        <w:rPr>
          <w:b/>
          <w:lang w:val="en-US"/>
        </w:rPr>
        <w:t>Datasets for performance benchmark and model generalization</w:t>
      </w:r>
      <w:commentRangeEnd w:id="50"/>
      <w:r w:rsidR="001E3BAB" w:rsidRPr="00D61B8E">
        <w:rPr>
          <w:rStyle w:val="CommentReference"/>
          <w:rFonts w:ascii="Times New Roman" w:hAnsi="Times New Roman" w:cs="Times New Roman"/>
          <w:b/>
          <w:sz w:val="24"/>
          <w:szCs w:val="22"/>
        </w:rPr>
        <w:commentReference w:id="50"/>
      </w:r>
      <w:commentRangeEnd w:id="51"/>
      <w:r w:rsidR="00E94EBE" w:rsidRPr="00D61B8E">
        <w:rPr>
          <w:rStyle w:val="CommentReference"/>
          <w:rFonts w:ascii="Times New Roman" w:hAnsi="Times New Roman" w:cs="Times New Roman"/>
          <w:b/>
          <w:sz w:val="24"/>
          <w:szCs w:val="22"/>
        </w:rPr>
        <w:commentReference w:id="51"/>
      </w:r>
    </w:p>
    <w:p w14:paraId="2D72914D" w14:textId="2E90E4C7" w:rsidR="002E1906" w:rsidRPr="005D4A8A" w:rsidRDefault="002E1906" w:rsidP="002E1906">
      <w:pPr>
        <w:jc w:val="both"/>
        <w:rPr>
          <w:szCs w:val="24"/>
        </w:rPr>
      </w:pPr>
      <w:r w:rsidRPr="005D4A8A">
        <w:rPr>
          <w:szCs w:val="24"/>
        </w:rPr>
        <w:t xml:space="preserve">To comprehensively </w:t>
      </w:r>
      <w:r w:rsidRPr="00FA6033">
        <w:rPr>
          <w:szCs w:val="24"/>
        </w:rPr>
        <w:t>benchmark</w:t>
      </w:r>
      <w:r w:rsidRPr="005D4A8A">
        <w:rPr>
          <w:szCs w:val="24"/>
        </w:rPr>
        <w:t xml:space="preserve"> the b</w:t>
      </w:r>
      <w:r w:rsidRPr="00FA6033">
        <w:rPr>
          <w:szCs w:val="24"/>
        </w:rPr>
        <w:t>a</w:t>
      </w:r>
      <w:r w:rsidRPr="005D4A8A">
        <w:rPr>
          <w:szCs w:val="24"/>
        </w:rPr>
        <w:t xml:space="preserve">seline detection performance, cross-species transfer capability, and cross-platform generalization ability of </w:t>
      </w:r>
      <w:r w:rsidRPr="00F6173C">
        <w:t>mRModN</w:t>
      </w:r>
      <w:r w:rsidRPr="005D4A8A">
        <w:rPr>
          <w:szCs w:val="24"/>
        </w:rPr>
        <w:t xml:space="preserve">, we conducted experiments using one publicly available benchmark dataset (MultiRM) </w:t>
      </w:r>
      <w:r w:rsidR="00987E1C">
        <w:rPr>
          <w:szCs w:val="24"/>
        </w:rPr>
        <w:t>alongside</w:t>
      </w:r>
      <w:r w:rsidRPr="005D4A8A">
        <w:rPr>
          <w:szCs w:val="24"/>
        </w:rPr>
        <w:t xml:space="preserve"> three specialized evaluation datasets: PRMD-</w:t>
      </w:r>
      <w:r>
        <w:rPr>
          <w:szCs w:val="24"/>
        </w:rPr>
        <w:t>m</w:t>
      </w:r>
      <w:r w:rsidRPr="005D4A8A">
        <w:rPr>
          <w:szCs w:val="24"/>
        </w:rPr>
        <w:t xml:space="preserve"> (Plant RNA Modification Dataset for </w:t>
      </w:r>
      <w:r w:rsidRPr="00B340AB">
        <w:rPr>
          <w:szCs w:val="24"/>
        </w:rPr>
        <w:t>mRModN</w:t>
      </w:r>
      <w:r w:rsidRPr="005D4A8A">
        <w:rPr>
          <w:szCs w:val="24"/>
        </w:rPr>
        <w:t>),</w:t>
      </w:r>
      <w:r>
        <w:rPr>
          <w:szCs w:val="24"/>
        </w:rPr>
        <w:t xml:space="preserve"> MetaAc4c</w:t>
      </w:r>
      <w:r>
        <w:rPr>
          <w:szCs w:val="24"/>
        </w:rPr>
        <w:fldChar w:fldCharType="begin"/>
      </w:r>
      <w:r w:rsidR="009E0B76">
        <w:rPr>
          <w:szCs w:val="24"/>
        </w:rPr>
        <w:instrText xml:space="preserve"> ADDIN EN.CITE &lt;EndNote&gt;&lt;Cite&gt;&lt;Author&gt;Li&lt;/Author&gt;&lt;Year&gt;2024&lt;/Year&gt;&lt;RecNum&gt;517&lt;/RecNum&gt;&lt;DisplayText&gt;[32]&lt;/DisplayText&gt;&lt;record&gt;&lt;rec-number&gt;517&lt;/rec-number&gt;&lt;foreign-keys&gt;&lt;key app="EN" db-id="ds9sp2avsr0pscezt9lpsfx825z50appaadd" timestamp="1776742680"&gt;517&lt;/key&gt;&lt;/foreign-keys&gt;&lt;ref-type name="Journal Article"&gt;17&lt;/ref-type&gt;&lt;contributors&gt;&lt;authors&gt;&lt;author&gt;Li, Zutan&lt;/author&gt;&lt;author&gt;Jin, Bingbing&lt;/author&gt;&lt;author&gt;Fang, Jingya&lt;/author&gt;&lt;/authors&gt;&lt;/contributors&gt;&lt;titles&gt;&lt;title&gt;MetaAc4C: a multi-module deep learning framework for accurate prediction of N4-acetylcytidine sites based on pre-trained bidirectional encoder representation and generative adversarial networks&lt;/title&gt;&lt;secondary-title&gt;Genomics&lt;/secondary-title&gt;&lt;/titles&gt;&lt;periodical&gt;&lt;full-title&gt;Genomics&lt;/full-title&gt;&lt;/periodical&gt;&lt;pages&gt;110749&lt;/pages&gt;&lt;volume&gt;116&lt;/volume&gt;&lt;number&gt;1&lt;/number&gt;&lt;dates&gt;&lt;year&gt;2024&lt;/year&gt;&lt;/dates&gt;&lt;isbn&gt;0888-7543&lt;/isbn&gt;&lt;urls&gt;&lt;/urls&gt;&lt;/record&gt;&lt;/Cite&gt;&lt;/EndNote&gt;</w:instrText>
      </w:r>
      <w:r>
        <w:rPr>
          <w:szCs w:val="24"/>
        </w:rPr>
        <w:fldChar w:fldCharType="separate"/>
      </w:r>
      <w:r w:rsidR="009E0B76">
        <w:rPr>
          <w:noProof/>
          <w:szCs w:val="24"/>
        </w:rPr>
        <w:t>[32]</w:t>
      </w:r>
      <w:r>
        <w:rPr>
          <w:szCs w:val="24"/>
        </w:rPr>
        <w:fldChar w:fldCharType="end"/>
      </w:r>
      <w:r w:rsidRPr="00FA6033">
        <w:rPr>
          <w:szCs w:val="24"/>
        </w:rPr>
        <w:t xml:space="preserve"> </w:t>
      </w:r>
      <w:r w:rsidRPr="005D4A8A">
        <w:rPr>
          <w:szCs w:val="24"/>
        </w:rPr>
        <w:t>and direct ONT dataset</w:t>
      </w:r>
      <w:r w:rsidRPr="005D4A8A">
        <w:rPr>
          <w:szCs w:val="24"/>
        </w:rPr>
        <w:fldChar w:fldCharType="begin">
          <w:fldData xml:space="preserve">PEVuZE5vdGU+PENpdGU+PEF1dGhvcj5DaGVuPC9BdXRob3I+PFllYXI+MjAyMzwvWWVhcj48UmVj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</w:fldData>
        </w:fldChar>
      </w:r>
      <w:r w:rsidR="009E0B76">
        <w:rPr>
          <w:szCs w:val="24"/>
        </w:rPr>
        <w:instrText xml:space="preserve"> ADDIN EN.CITE </w:instrText>
      </w:r>
      <w:r w:rsidR="009E0B76">
        <w:rPr>
          <w:szCs w:val="24"/>
        </w:rPr>
        <w:fldChar w:fldCharType="begin">
          <w:fldData xml:space="preserve">PEVuZE5vdGU+PENpdGU+PEF1dGhvcj5DaGVuPC9BdXRob3I+PFllYXI+MjAyMzwvWWVhcj48UmVj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</w:fldData>
        </w:fldChar>
      </w:r>
      <w:r w:rsidR="009E0B76">
        <w:rPr>
          <w:szCs w:val="24"/>
        </w:rPr>
        <w:instrText xml:space="preserve"> ADDIN EN.CITE.DATA </w:instrText>
      </w:r>
      <w:r w:rsidR="009E0B76">
        <w:rPr>
          <w:szCs w:val="24"/>
        </w:rPr>
      </w:r>
      <w:r w:rsidR="009E0B76">
        <w:rPr>
          <w:szCs w:val="24"/>
        </w:rPr>
        <w:fldChar w:fldCharType="end"/>
      </w:r>
      <w:r w:rsidRPr="005D4A8A">
        <w:rPr>
          <w:szCs w:val="24"/>
        </w:rPr>
        <w:fldChar w:fldCharType="separate"/>
      </w:r>
      <w:r w:rsidR="009E0B76">
        <w:rPr>
          <w:noProof/>
          <w:szCs w:val="24"/>
        </w:rPr>
        <w:t>[33-35]</w:t>
      </w:r>
      <w:r w:rsidRPr="005D4A8A">
        <w:rPr>
          <w:szCs w:val="24"/>
        </w:rPr>
        <w:fldChar w:fldCharType="end"/>
      </w:r>
      <w:r w:rsidRPr="005D4A8A">
        <w:rPr>
          <w:szCs w:val="24"/>
        </w:rPr>
        <w:t>.</w:t>
      </w:r>
    </w:p>
    <w:p w14:paraId="1F3D00EE" w14:textId="6154184E" w:rsidR="002E1906" w:rsidRDefault="002E1906" w:rsidP="002E1906">
      <w:pPr>
        <w:jc w:val="both"/>
        <w:rPr>
          <w:szCs w:val="24"/>
        </w:rPr>
      </w:pPr>
      <w:r w:rsidRPr="005D4A8A">
        <w:rPr>
          <w:szCs w:val="24"/>
        </w:rPr>
        <w:t>MultiRM is a widely recognized benchmark for RNA multi-modification prediction</w:t>
      </w:r>
      <w:r w:rsidR="00987E1C">
        <w:rPr>
          <w:szCs w:val="24"/>
        </w:rPr>
        <w:t xml:space="preserve">, </w:t>
      </w:r>
      <w:del w:id="52" w:author="Chao Deng" w:date="2026-05-07T09:44:00Z" w16du:dateUtc="2026-05-07T01:44:00Z">
        <w:r w:rsidR="00987E1C" w:rsidDel="00627FED">
          <w:rPr>
            <w:szCs w:val="24"/>
          </w:rPr>
          <w:delText xml:space="preserve">providing </w:delText>
        </w:r>
        <w:r w:rsidRPr="005D4A8A" w:rsidDel="00627FED">
          <w:rPr>
            <w:szCs w:val="24"/>
          </w:rPr>
          <w:delText xml:space="preserve"> sequence</w:delText>
        </w:r>
      </w:del>
      <w:ins w:id="53" w:author="Chao Deng" w:date="2026-05-07T09:44:00Z" w16du:dateUtc="2026-05-07T01:44:00Z">
        <w:r w:rsidR="00627FED">
          <w:rPr>
            <w:szCs w:val="24"/>
          </w:rPr>
          <w:t xml:space="preserve">providing </w:t>
        </w:r>
        <w:r w:rsidR="00627FED" w:rsidRPr="005D4A8A">
          <w:rPr>
            <w:szCs w:val="24"/>
          </w:rPr>
          <w:t>sequence</w:t>
        </w:r>
      </w:ins>
      <w:r w:rsidRPr="005D4A8A">
        <w:rPr>
          <w:szCs w:val="24"/>
        </w:rPr>
        <w:t>-level</w:t>
      </w:r>
      <w:ins w:id="54" w:author="Chao Deng" w:date="2026-05-09T11:51:00Z" w16du:dateUtc="2026-05-09T03:51:00Z">
        <w:r w:rsidR="00F617F6">
          <w:rPr>
            <w:rFonts w:hint="eastAsia"/>
            <w:szCs w:val="24"/>
          </w:rPr>
          <w:t xml:space="preserve"> </w:t>
        </w:r>
      </w:ins>
      <w:r w:rsidRPr="005D4A8A">
        <w:rPr>
          <w:szCs w:val="24"/>
        </w:rPr>
        <w:t xml:space="preserve"> annotations for 12 RNA modification</w:t>
      </w:r>
      <w:commentRangeStart w:id="55"/>
      <w:commentRangeStart w:id="56"/>
      <w:r w:rsidRPr="005D4A8A">
        <w:rPr>
          <w:szCs w:val="24"/>
        </w:rPr>
        <w:t xml:space="preserve"> types</w:t>
      </w:r>
      <w:commentRangeEnd w:id="55"/>
      <w:r w:rsidR="001E3BAB" w:rsidRPr="005D4A8A">
        <w:rPr>
          <w:rStyle w:val="CommentReference"/>
          <w:rFonts w:ascii="Times New Roman" w:hAnsi="Times New Roman" w:cs="Times New Roman"/>
          <w:sz w:val="24"/>
          <w:szCs w:val="24"/>
        </w:rPr>
        <w:commentReference w:id="55"/>
      </w:r>
      <w:commentRangeEnd w:id="56"/>
      <w:r w:rsidR="00E94EBE" w:rsidRPr="005D4A8A">
        <w:rPr>
          <w:rStyle w:val="CommentReference"/>
          <w:rFonts w:ascii="Times New Roman" w:hAnsi="Times New Roman" w:cs="Times New Roman"/>
          <w:sz w:val="24"/>
          <w:szCs w:val="24"/>
        </w:rPr>
        <w:commentReference w:id="56"/>
      </w:r>
      <w:r w:rsidRPr="005D4A8A">
        <w:rPr>
          <w:szCs w:val="24"/>
        </w:rPr>
        <w:t>.</w:t>
      </w:r>
      <w:ins w:id="57" w:author="Chao Deng" w:date="2026-05-09T15:23:00Z" w16du:dateUtc="2026-05-09T07:23:00Z">
        <w:r w:rsidR="00900309">
          <w:rPr>
            <w:rFonts w:hint="eastAsia"/>
            <w:szCs w:val="24"/>
          </w:rPr>
          <w:t xml:space="preserve"> </w:t>
        </w:r>
        <w:r w:rsidR="00900309" w:rsidRPr="00900309">
          <w:rPr>
            <w:szCs w:val="24"/>
          </w:rPr>
          <w:t>Because MultiRM was also included as one of the sources used to construct HRMD-m, it was not used as an external validation set for the HRMD-m-trained model. Instead, MultiRM was used as an independent public benchmark protocol to evaluate the architecture-level performance of mRModN under a standardized setting. In this benchmark experiment, mRModN was initialized from scratch and trained and evaluated using the official MultiRM training and testing scripts under the 51-nt input setting. No HRMD-m-trained parameters, validation thresholds, or augmented samples were transferred to the MultiRM benchmark experiment.</w:t>
        </w:r>
      </w:ins>
      <w:r w:rsidRPr="005D4A8A">
        <w:rPr>
          <w:szCs w:val="24"/>
        </w:rPr>
        <w:t xml:space="preserve"> </w:t>
      </w:r>
      <w:r w:rsidR="00E76C46">
        <w:rPr>
          <w:rFonts w:hint="eastAsia"/>
          <w:szCs w:val="24"/>
        </w:rPr>
        <w:t>The</w:t>
      </w:r>
      <w:r w:rsidR="00E76C46">
        <w:rPr>
          <w:szCs w:val="24"/>
        </w:rPr>
        <w:t xml:space="preserve"> </w:t>
      </w:r>
      <w:r w:rsidRPr="005D4A8A">
        <w:rPr>
          <w:szCs w:val="24"/>
        </w:rPr>
        <w:t>PRMD-</w:t>
      </w:r>
      <w:r>
        <w:rPr>
          <w:rFonts w:hint="eastAsia"/>
          <w:szCs w:val="24"/>
        </w:rPr>
        <w:t>m</w:t>
      </w:r>
      <w:r w:rsidRPr="005D4A8A">
        <w:rPr>
          <w:szCs w:val="24"/>
        </w:rPr>
        <w:t xml:space="preserve"> dataset </w:t>
      </w:r>
      <w:r w:rsidRPr="007D5EAB">
        <w:rPr>
          <w:szCs w:val="24"/>
          <w:lang w:val="en-US"/>
        </w:rPr>
        <w:t>was construc</w:t>
      </w:r>
      <w:r w:rsidRPr="00E0583F">
        <w:rPr>
          <w:szCs w:val="24"/>
          <w:lang w:val="en-US"/>
        </w:rPr>
        <w:t xml:space="preserve">ted </w:t>
      </w:r>
      <w:r w:rsidRPr="00FA6033">
        <w:rPr>
          <w:szCs w:val="24"/>
        </w:rPr>
        <w:t>to</w:t>
      </w:r>
      <w:r w:rsidRPr="005D4A8A">
        <w:rPr>
          <w:szCs w:val="24"/>
        </w:rPr>
        <w:t xml:space="preserve"> </w:t>
      </w:r>
      <w:r w:rsidR="00E76C46">
        <w:rPr>
          <w:rFonts w:hint="eastAsia"/>
          <w:szCs w:val="24"/>
        </w:rPr>
        <w:t>faci</w:t>
      </w:r>
      <w:r w:rsidR="00E76C46">
        <w:rPr>
          <w:szCs w:val="24"/>
          <w:lang w:val="en-US"/>
        </w:rPr>
        <w:t xml:space="preserve">litate </w:t>
      </w:r>
      <w:r w:rsidRPr="005D4A8A">
        <w:rPr>
          <w:szCs w:val="24"/>
        </w:rPr>
        <w:t xml:space="preserve">cross-species transfer experiments. Modification sites for </w:t>
      </w:r>
      <w:r w:rsidRPr="00851C47">
        <w:rPr>
          <w:i/>
          <w:szCs w:val="24"/>
        </w:rPr>
        <w:t>Arabidopsis thaliana</w:t>
      </w:r>
      <w:r w:rsidRPr="005D4A8A">
        <w:rPr>
          <w:szCs w:val="24"/>
        </w:rPr>
        <w:t xml:space="preserve"> were </w:t>
      </w:r>
      <w:r w:rsidR="00E76C46">
        <w:rPr>
          <w:szCs w:val="24"/>
        </w:rPr>
        <w:t>sourced</w:t>
      </w:r>
      <w:r w:rsidR="00E76C46" w:rsidRPr="005D4A8A">
        <w:rPr>
          <w:szCs w:val="24"/>
        </w:rPr>
        <w:t xml:space="preserve"> </w:t>
      </w:r>
      <w:r w:rsidRPr="005D4A8A">
        <w:rPr>
          <w:szCs w:val="24"/>
        </w:rPr>
        <w:t xml:space="preserve">from the </w:t>
      </w:r>
      <w:commentRangeStart w:id="58"/>
      <w:commentRangeStart w:id="59"/>
      <w:r w:rsidRPr="005D4A8A">
        <w:rPr>
          <w:szCs w:val="24"/>
        </w:rPr>
        <w:t>PRMD database</w:t>
      </w:r>
      <w:commentRangeEnd w:id="58"/>
      <w:r w:rsidR="001E3BAB">
        <w:rPr>
          <w:rStyle w:val="CommentReference"/>
          <w:rFonts w:ascii="Times New Roman" w:hAnsi="Times New Roman" w:cs="Times New Roman"/>
          <w:sz w:val="24"/>
          <w:szCs w:val="24"/>
        </w:rPr>
        <w:commentReference w:id="58"/>
      </w:r>
      <w:commentRangeEnd w:id="59"/>
      <w:r>
        <w:rPr>
          <w:rStyle w:val="CommentReference"/>
          <w:rFonts w:ascii="Times New Roman" w:hAnsi="Times New Roman" w:cs="Times New Roman"/>
          <w:sz w:val="24"/>
          <w:szCs w:val="24"/>
        </w:rPr>
        <w:commentReference w:id="59"/>
      </w:r>
      <w:r>
        <w:rPr>
          <w:szCs w:val="24"/>
        </w:rPr>
        <w:fldChar w:fldCharType="begin"/>
      </w:r>
      <w:r w:rsidR="009E0B76">
        <w:rPr>
          <w:szCs w:val="24"/>
        </w:rPr>
        <w:instrText xml:space="preserve"> ADDIN EN.CITE &lt;EndNote&gt;&lt;Cite&gt;&lt;Author&gt;Lang&lt;/Author&gt;&lt;Year&gt;2024&lt;/Year&gt;&lt;RecNum&gt;478&lt;/RecNum&gt;&lt;DisplayText&gt;[36]&lt;/DisplayText&gt;&lt;record&gt;&lt;rec-number&gt;478&lt;/rec-number&gt;&lt;foreign-keys&gt;&lt;key app="EN" db-id="ds9sp2avsr0pscezt9lpsfx825z50appaadd" timestamp="1776261403"&gt;478&lt;/key&gt;&lt;/foreign-keys&gt;&lt;ref-type name="Journal Article"&gt;17&lt;/ref-type&gt;&lt;contributors&gt;&lt;authors&gt;&lt;author&gt;Lang, Xiaoqiang&lt;/author&gt;&lt;author&gt;Yu, Chunyan&lt;/author&gt;&lt;author&gt;Shen, Mengyuan&lt;/author&gt;&lt;author&gt;Gu, Lei&lt;/author&gt;&lt;author&gt;Qian, Qian&lt;/author&gt;&lt;author&gt;Zhou, Degui&lt;/author&gt;&lt;author&gt;Tan, Jiantao&lt;/author&gt;&lt;author&gt;Li, Yiliang&lt;/author&gt;&lt;author&gt;Peng, Xin&lt;/author&gt;&lt;author&gt;Diao, Shu&lt;/author&gt;&lt;/authors&gt;&lt;/contributors&gt;&lt;titles&gt;&lt;title&gt;PRMD: an integrated database for plant RNA modifications&lt;/title&gt;&lt;secondary-title&gt;Nucleic Acids Research&lt;/secondary-title&gt;&lt;/titles&gt;&lt;periodical&gt;&lt;full-title&gt;Nucleic acids research&lt;/full-title&gt;&lt;/periodical&gt;&lt;pages&gt;D1597-D1613&lt;/pages&gt;&lt;volume&gt;52&lt;/volume&gt;&lt;number&gt;D1&lt;/number&gt;&lt;dates&gt;&lt;year&gt;2024&lt;/year&gt;&lt;/dates&gt;&lt;isbn&gt;0305-1048&lt;/isbn&gt;&lt;urls&gt;&lt;/urls&gt;&lt;/record&gt;&lt;/Cite&gt;&lt;/EndNote&gt;</w:instrText>
      </w:r>
      <w:r>
        <w:rPr>
          <w:szCs w:val="24"/>
        </w:rPr>
        <w:fldChar w:fldCharType="separate"/>
      </w:r>
      <w:r w:rsidR="009E0B76">
        <w:rPr>
          <w:noProof/>
          <w:szCs w:val="24"/>
        </w:rPr>
        <w:t>[36]</w:t>
      </w:r>
      <w:r>
        <w:rPr>
          <w:szCs w:val="24"/>
        </w:rPr>
        <w:fldChar w:fldCharType="end"/>
      </w:r>
      <w:r w:rsidRPr="005D4A8A">
        <w:rPr>
          <w:szCs w:val="24"/>
        </w:rPr>
        <w:t>, w</w:t>
      </w:r>
      <w:r w:rsidR="00E76C46">
        <w:rPr>
          <w:szCs w:val="24"/>
        </w:rPr>
        <w:t>hile</w:t>
      </w:r>
      <w:r w:rsidRPr="005D4A8A">
        <w:rPr>
          <w:szCs w:val="24"/>
        </w:rPr>
        <w:t xml:space="preserve"> the reference genome and corresponding annotation files (TAIR10</w:t>
      </w:r>
      <w:r w:rsidR="00E76C46">
        <w:rPr>
          <w:szCs w:val="24"/>
        </w:rPr>
        <w:t xml:space="preserve"> </w:t>
      </w:r>
      <w:r w:rsidR="00E76C46" w:rsidRPr="005D4A8A">
        <w:rPr>
          <w:szCs w:val="24"/>
        </w:rPr>
        <w:t xml:space="preserve">version </w:t>
      </w:r>
      <w:r w:rsidRPr="005D4A8A">
        <w:rPr>
          <w:szCs w:val="24"/>
        </w:rPr>
        <w:fldChar w:fldCharType="begin"/>
      </w:r>
      <w:r w:rsidR="009E0B76">
        <w:rPr>
          <w:szCs w:val="24"/>
        </w:rPr>
        <w:instrText xml:space="preserve"> ADDIN EN.CITE &lt;EndNote&gt;&lt;Cite&gt;&lt;Author&gt;Reiser&lt;/Author&gt;&lt;Year&gt;2026&lt;/Year&gt;&lt;RecNum&gt;496&lt;/RecNum&gt;&lt;DisplayText&gt;[37]&lt;/DisplayText&gt;&lt;record&gt;&lt;rec-number&gt;496&lt;/rec-number&gt;&lt;foreign-keys&gt;&lt;key app="EN" db-id="ds9sp2avsr0pscezt9lpsfx825z50appaadd" timestamp="1776262388"&gt;496&lt;/key&gt;&lt;/foreign-keys&gt;&lt;ref-type name="Journal Article"&gt;17&lt;/ref-type&gt;&lt;contributors&gt;&lt;authors&gt;&lt;author&gt;Reiser, Leonore&lt;/author&gt;&lt;author&gt;Proia, Alyssa&lt;/author&gt;&lt;author&gt;Bakker, Erica&lt;/author&gt;&lt;author&gt;Subramaniam, Shabari&lt;/author&gt;&lt;author&gt;Khosa, Kartik&lt;/author&gt;&lt;author&gt;Sawant, Swapnil&lt;/author&gt;&lt;author&gt;Chen, Xingguo&lt;/author&gt;&lt;author&gt;Prithvi, Trilok&lt;/author&gt;&lt;author&gt;Berardini, Tanya Z&lt;/author&gt;&lt;/authors&gt;&lt;/contributors&gt;&lt;titles&gt;&lt;title&gt;Recent major changes to TAIR: updates to the database, website, and Arabidopsis genome&lt;/title&gt;&lt;secondary-title&gt;Genetics&lt;/secondary-title&gt;&lt;/titles&gt;&lt;periodical&gt;&lt;full-title&gt;Genetics&lt;/full-title&gt;&lt;/periodical&gt;&lt;pages&gt;iyaf248&lt;/pages&gt;&lt;dates&gt;&lt;year&gt;2026&lt;/year&gt;&lt;/dates&gt;&lt;isbn&gt;1943-2631&lt;/isbn&gt;&lt;urls&gt;&lt;/urls&gt;&lt;/record&gt;&lt;/Cite&gt;&lt;/EndNote&gt;</w:instrText>
      </w:r>
      <w:r w:rsidRPr="005D4A8A">
        <w:rPr>
          <w:szCs w:val="24"/>
        </w:rPr>
        <w:fldChar w:fldCharType="separate"/>
      </w:r>
      <w:r w:rsidR="009E0B76">
        <w:rPr>
          <w:noProof/>
          <w:szCs w:val="24"/>
        </w:rPr>
        <w:t>[37]</w:t>
      </w:r>
      <w:r w:rsidRPr="005D4A8A">
        <w:rPr>
          <w:szCs w:val="24"/>
        </w:rPr>
        <w:fldChar w:fldCharType="end"/>
      </w:r>
      <w:r w:rsidRPr="005D4A8A">
        <w:rPr>
          <w:szCs w:val="24"/>
        </w:rPr>
        <w:t xml:space="preserve">) </w:t>
      </w:r>
      <w:r w:rsidR="00E76C46">
        <w:rPr>
          <w:szCs w:val="24"/>
        </w:rPr>
        <w:t xml:space="preserve">were </w:t>
      </w:r>
      <w:r w:rsidRPr="005D4A8A">
        <w:rPr>
          <w:szCs w:val="24"/>
        </w:rPr>
        <w:t xml:space="preserve">downloaded from Ensemble Plants. </w:t>
      </w:r>
      <w:r w:rsidRPr="00FA6033">
        <w:rPr>
          <w:szCs w:val="24"/>
        </w:rPr>
        <w:t>T</w:t>
      </w:r>
      <w:r w:rsidRPr="005D4A8A">
        <w:rPr>
          <w:szCs w:val="24"/>
        </w:rPr>
        <w:t>h</w:t>
      </w:r>
      <w:r w:rsidRPr="00FA6033">
        <w:rPr>
          <w:szCs w:val="24"/>
        </w:rPr>
        <w:t>e</w:t>
      </w:r>
      <w:r w:rsidRPr="005D4A8A">
        <w:rPr>
          <w:szCs w:val="24"/>
        </w:rPr>
        <w:t xml:space="preserve"> </w:t>
      </w:r>
      <w:r w:rsidRPr="00FA6033">
        <w:rPr>
          <w:szCs w:val="24"/>
        </w:rPr>
        <w:t>extraction</w:t>
      </w:r>
      <w:r w:rsidRPr="005D4A8A">
        <w:rPr>
          <w:szCs w:val="24"/>
          <w:lang w:val="en-US"/>
        </w:rPr>
        <w:t xml:space="preserve"> </w:t>
      </w:r>
      <w:r w:rsidR="00E76C46">
        <w:rPr>
          <w:szCs w:val="24"/>
          <w:lang w:val="en-US"/>
        </w:rPr>
        <w:t xml:space="preserve">pipeline </w:t>
      </w:r>
      <w:r w:rsidRPr="005D4A8A">
        <w:rPr>
          <w:szCs w:val="24"/>
          <w:lang w:val="en-US"/>
        </w:rPr>
        <w:t xml:space="preserve">of transcripts and </w:t>
      </w:r>
      <w:r w:rsidRPr="007D5EAB">
        <w:rPr>
          <w:szCs w:val="24"/>
          <w:lang w:val="en-US"/>
        </w:rPr>
        <w:lastRenderedPageBreak/>
        <w:t xml:space="preserve">modification sites </w:t>
      </w:r>
      <w:r w:rsidR="00E76C46">
        <w:rPr>
          <w:szCs w:val="24"/>
          <w:lang w:val="en-US"/>
        </w:rPr>
        <w:t xml:space="preserve">was identical to </w:t>
      </w:r>
      <w:r w:rsidRPr="00E0583F">
        <w:rPr>
          <w:szCs w:val="24"/>
          <w:lang w:val="en-US"/>
        </w:rPr>
        <w:t xml:space="preserve">that </w:t>
      </w:r>
      <w:r w:rsidR="00E76C46">
        <w:rPr>
          <w:szCs w:val="24"/>
          <w:lang w:val="en-US"/>
        </w:rPr>
        <w:t>use for</w:t>
      </w:r>
      <w:r w:rsidRPr="00E0583F">
        <w:rPr>
          <w:szCs w:val="24"/>
          <w:lang w:val="en-US"/>
        </w:rPr>
        <w:t xml:space="preserve"> </w:t>
      </w:r>
      <w:r w:rsidRPr="00E0583F">
        <w:rPr>
          <w:szCs w:val="24"/>
        </w:rPr>
        <w:t>HRMD‑</w:t>
      </w:r>
      <w:r>
        <w:rPr>
          <w:szCs w:val="24"/>
        </w:rPr>
        <w:t>m</w:t>
      </w:r>
      <w:r w:rsidRPr="00E0583F">
        <w:rPr>
          <w:szCs w:val="24"/>
        </w:rPr>
        <w:t xml:space="preserve">. </w:t>
      </w:r>
      <w:r w:rsidR="00E316BC" w:rsidRPr="00E316BC">
        <w:rPr>
          <w:szCs w:val="24"/>
        </w:rPr>
        <w:t xml:space="preserve">To further evaluate mRModN's performance on third-generation sequencing data, we employed the MetaAc4c dataset specifically for ac4C detection assessment. Since the evaluation protocol largely parallels that of HRMD-m, these results are deferred to the Supplementary </w:t>
      </w:r>
      <w:del w:id="60" w:author="Chao Deng" w:date="2026-05-07T09:46:00Z" w16du:dateUtc="2026-05-07T01:46:00Z">
        <w:r w:rsidR="00E316BC" w:rsidRPr="00E316BC" w:rsidDel="00CF1E09">
          <w:rPr>
            <w:szCs w:val="24"/>
          </w:rPr>
          <w:delText>Material.</w:delText>
        </w:r>
        <w:r w:rsidR="005A2831" w:rsidDel="00CF1E09">
          <w:rPr>
            <w:szCs w:val="24"/>
            <w:lang w:val="en-US"/>
          </w:rPr>
          <w:delText>.</w:delText>
        </w:r>
      </w:del>
      <w:ins w:id="61" w:author="Chao Deng" w:date="2026-05-07T09:46:00Z" w16du:dateUtc="2026-05-07T01:46:00Z">
        <w:r w:rsidR="00CF1E09" w:rsidRPr="00E316BC">
          <w:rPr>
            <w:szCs w:val="24"/>
          </w:rPr>
          <w:t>Material.</w:t>
        </w:r>
      </w:ins>
      <w:r w:rsidR="005A2831">
        <w:rPr>
          <w:szCs w:val="24"/>
          <w:lang w:val="en-US"/>
        </w:rPr>
        <w:t xml:space="preserve"> </w:t>
      </w:r>
      <w:r w:rsidR="00E76C46">
        <w:rPr>
          <w:szCs w:val="24"/>
        </w:rPr>
        <w:t>Furthermore, t</w:t>
      </w:r>
      <w:r w:rsidRPr="0001302B">
        <w:rPr>
          <w:szCs w:val="24"/>
        </w:rPr>
        <w:t>he Direct ONT dataset was derived from the SG-NEx</w:t>
      </w:r>
      <w:r w:rsidR="00E76C46">
        <w:rPr>
          <w:szCs w:val="24"/>
        </w:rPr>
        <w:t xml:space="preserve"> </w:t>
      </w:r>
      <w:r w:rsidR="00E76C46" w:rsidRPr="0001302B">
        <w:rPr>
          <w:szCs w:val="24"/>
        </w:rPr>
        <w:t>data resource</w:t>
      </w:r>
      <w:r w:rsidR="00E76C46">
        <w:rPr>
          <w:szCs w:val="24"/>
        </w:rPr>
        <w:t xml:space="preserve"> </w:t>
      </w:r>
      <w:r>
        <w:rPr>
          <w:szCs w:val="24"/>
        </w:rPr>
        <w:fldChar w:fldCharType="begin"/>
      </w:r>
      <w:r w:rsidR="009E0B76">
        <w:rPr>
          <w:szCs w:val="24"/>
        </w:rPr>
        <w:instrText xml:space="preserve"> ADDIN EN.CITE &lt;EndNote&gt;&lt;Cite&gt;&lt;Author&gt;Chen&lt;/Author&gt;&lt;Year&gt;2025&lt;/Year&gt;&lt;RecNum&gt;519&lt;/RecNum&gt;&lt;DisplayText&gt;[38]&lt;/DisplayText&gt;&lt;record&gt;&lt;rec-number&gt;519&lt;/rec-number&gt;&lt;foreign-keys&gt;&lt;key app="EN" db-id="ds9sp2avsr0pscezt9lpsfx825z50appaadd" timestamp="1776744163"&gt;519&lt;/key&gt;&lt;/foreign-keys&gt;&lt;ref-type name="Journal Article"&gt;17&lt;/ref-type&gt;&lt;contributors&gt;&lt;authors&gt;&lt;author&gt;Chen, Ying&lt;/author&gt;&lt;author&gt;Davidson, Nadia M&lt;/author&gt;&lt;author&gt;Wan, Yuk Kei&lt;/author&gt;&lt;author&gt;Yao, Fei&lt;/author&gt;&lt;author&gt;Su, Yan&lt;/author&gt;&lt;author&gt;Gamaarachchi, Hasindu&lt;/author&gt;&lt;author&gt;Sim, Andre&lt;/author&gt;&lt;author&gt;Patel, Harshil&lt;/author&gt;&lt;author&gt;Low, Hwee Meng&lt;/author&gt;&lt;author&gt;Hendra, Christopher&lt;/author&gt;&lt;/authors&gt;&lt;/contributors&gt;&lt;titles&gt;&lt;title&gt;A systematic benchmark of Nanopore long-read RNA sequencing for transcript-level analysis in human cell lines&lt;/title&gt;&lt;secondary-title&gt;Nature methods&lt;/secondary-title&gt;&lt;/titles&gt;&lt;periodical&gt;&lt;full-title&gt;Nature methods&lt;/full-title&gt;&lt;/periodical&gt;&lt;pages&gt;801-812&lt;/pages&gt;&lt;volume&gt;22&lt;/volume&gt;&lt;number&gt;4&lt;/number&gt;&lt;dates&gt;&lt;year&gt;2025&lt;/year&gt;&lt;/dates&gt;&lt;isbn&gt;1548-7091&lt;/isbn&gt;&lt;urls&gt;&lt;/urls&gt;&lt;/record&gt;&lt;/Cite&gt;&lt;/EndNote&gt;</w:instrText>
      </w:r>
      <w:r>
        <w:rPr>
          <w:szCs w:val="24"/>
        </w:rPr>
        <w:fldChar w:fldCharType="separate"/>
      </w:r>
      <w:r w:rsidR="009E0B76">
        <w:rPr>
          <w:noProof/>
          <w:szCs w:val="24"/>
        </w:rPr>
        <w:t>[38]</w:t>
      </w:r>
      <w:r>
        <w:rPr>
          <w:szCs w:val="24"/>
        </w:rPr>
        <w:fldChar w:fldCharType="end"/>
      </w:r>
      <w:r w:rsidRPr="0001302B">
        <w:rPr>
          <w:szCs w:val="24"/>
        </w:rPr>
        <w:t>. Specifically,</w:t>
      </w:r>
      <w:r w:rsidR="00E76C46">
        <w:rPr>
          <w:rFonts w:hint="eastAsia"/>
          <w:szCs w:val="24"/>
        </w:rPr>
        <w:t xml:space="preserve"> </w:t>
      </w:r>
      <w:r w:rsidR="00E76C46">
        <w:rPr>
          <w:szCs w:val="24"/>
        </w:rPr>
        <w:t xml:space="preserve">data </w:t>
      </w:r>
      <w:r w:rsidR="00E76C46" w:rsidRPr="0001302B">
        <w:rPr>
          <w:szCs w:val="24"/>
        </w:rPr>
        <w:t>extract</w:t>
      </w:r>
      <w:r w:rsidR="00E76C46">
        <w:rPr>
          <w:szCs w:val="24"/>
        </w:rPr>
        <w:t xml:space="preserve">ion from </w:t>
      </w:r>
      <w:r w:rsidRPr="0001302B">
        <w:rPr>
          <w:szCs w:val="24"/>
        </w:rPr>
        <w:t>SG-NEx</w:t>
      </w:r>
      <w:r w:rsidR="00E76C46">
        <w:rPr>
          <w:szCs w:val="24"/>
        </w:rPr>
        <w:t xml:space="preserve"> resource was </w:t>
      </w:r>
      <w:r w:rsidR="004F1486">
        <w:rPr>
          <w:szCs w:val="24"/>
        </w:rPr>
        <w:t>limited to m</w:t>
      </w:r>
      <w:r w:rsidR="004F1486" w:rsidRPr="00D61B8E">
        <w:rPr>
          <w:szCs w:val="24"/>
          <w:vertAlign w:val="superscript"/>
        </w:rPr>
        <w:t>6</w:t>
      </w:r>
      <w:r w:rsidR="004F1486">
        <w:rPr>
          <w:szCs w:val="24"/>
        </w:rPr>
        <w:t>A</w:t>
      </w:r>
      <w:r w:rsidR="0085452A">
        <w:rPr>
          <w:rFonts w:hint="eastAsia"/>
          <w:szCs w:val="24"/>
        </w:rPr>
        <w:t>,</w:t>
      </w:r>
      <w:r w:rsidR="0085452A">
        <w:rPr>
          <w:szCs w:val="24"/>
        </w:rPr>
        <w:t xml:space="preserve"> from which the</w:t>
      </w:r>
      <w:r w:rsidR="00E76C46" w:rsidRPr="0001302B">
        <w:rPr>
          <w:szCs w:val="24"/>
        </w:rPr>
        <w:t xml:space="preserve"> </w:t>
      </w:r>
      <w:r w:rsidRPr="0001302B">
        <w:rPr>
          <w:szCs w:val="24"/>
        </w:rPr>
        <w:t>corresponding transcript sequences</w:t>
      </w:r>
      <w:r w:rsidR="0085452A">
        <w:rPr>
          <w:szCs w:val="24"/>
        </w:rPr>
        <w:t xml:space="preserve"> were derived</w:t>
      </w:r>
      <w:r w:rsidRPr="0001302B">
        <w:rPr>
          <w:szCs w:val="24"/>
        </w:rPr>
        <w:t xml:space="preserve">. Nucleotide-level modification sites were </w:t>
      </w:r>
      <w:r w:rsidR="0085452A">
        <w:rPr>
          <w:rFonts w:hint="eastAsia"/>
          <w:szCs w:val="24"/>
        </w:rPr>
        <w:t>sub</w:t>
      </w:r>
      <w:r w:rsidR="0085452A">
        <w:rPr>
          <w:szCs w:val="24"/>
        </w:rPr>
        <w:t>sequently</w:t>
      </w:r>
      <w:r w:rsidRPr="0001302B">
        <w:rPr>
          <w:szCs w:val="24"/>
        </w:rPr>
        <w:t xml:space="preserve"> identified by comparing nanopore current signals </w:t>
      </w:r>
      <w:r w:rsidR="0085452A">
        <w:rPr>
          <w:szCs w:val="24"/>
        </w:rPr>
        <w:t>via</w:t>
      </w:r>
      <w:r w:rsidR="0085452A" w:rsidRPr="0001302B">
        <w:rPr>
          <w:szCs w:val="24"/>
        </w:rPr>
        <w:t xml:space="preserve"> </w:t>
      </w:r>
      <w:commentRangeStart w:id="62"/>
      <w:commentRangeStart w:id="63"/>
      <w:r w:rsidRPr="0001302B">
        <w:rPr>
          <w:szCs w:val="24"/>
        </w:rPr>
        <w:t>xPore</w:t>
      </w:r>
      <w:commentRangeEnd w:id="62"/>
      <w:r w:rsidR="001E3BAB" w:rsidRPr="0001302B">
        <w:rPr>
          <w:rStyle w:val="CommentReference"/>
          <w:rFonts w:ascii="Times New Roman" w:hAnsi="Times New Roman" w:cs="Times New Roman"/>
          <w:sz w:val="24"/>
          <w:szCs w:val="24"/>
        </w:rPr>
        <w:commentReference w:id="62"/>
      </w:r>
      <w:commentRangeEnd w:id="63"/>
      <w:r w:rsidR="00E316BC" w:rsidRPr="0001302B">
        <w:rPr>
          <w:rStyle w:val="CommentReference"/>
          <w:rFonts w:ascii="Times New Roman" w:hAnsi="Times New Roman" w:cs="Times New Roman"/>
          <w:sz w:val="24"/>
          <w:szCs w:val="24"/>
        </w:rPr>
        <w:commentReference w:id="63"/>
      </w:r>
      <w:r w:rsidRPr="0001302B">
        <w:rPr>
          <w:szCs w:val="24"/>
        </w:rPr>
        <w:t xml:space="preserve">. </w:t>
      </w:r>
      <w:r w:rsidR="00E97557" w:rsidRPr="00514895">
        <w:rPr>
          <w:szCs w:val="24"/>
        </w:rPr>
        <w:t>F</w:t>
      </w:r>
      <w:r w:rsidR="00E97557" w:rsidRPr="00514895">
        <w:rPr>
          <w:szCs w:val="24"/>
          <w:lang w:val="en-US"/>
        </w:rPr>
        <w:t>ollowing</w:t>
      </w:r>
      <w:r w:rsidRPr="00514895">
        <w:rPr>
          <w:szCs w:val="24"/>
        </w:rPr>
        <w:t xml:space="preserve"> </w:t>
      </w:r>
      <w:r w:rsidRPr="0001302B">
        <w:rPr>
          <w:szCs w:val="24"/>
        </w:rPr>
        <w:t>appropriate trimming, the resulting samples were organized as mRNA sequences with nucleotide-resolution annotations.</w:t>
      </w:r>
    </w:p>
    <w:p w14:paraId="27F12DDF" w14:textId="5BB2467D" w:rsidR="00CB4128" w:rsidRDefault="00CB4128" w:rsidP="002E1906">
      <w:pPr>
        <w:jc w:val="both"/>
        <w:rPr>
          <w:szCs w:val="24"/>
        </w:rPr>
      </w:pPr>
      <w:r w:rsidRPr="00CB4128">
        <w:rPr>
          <w:rFonts w:hint="eastAsia"/>
          <w:szCs w:val="24"/>
        </w:rPr>
        <w:t xml:space="preserve">After applying the aforementioned extraction and filtering pipelines, we established the final subsets for independent evaluation. Specifically, the public MultiRM benchmark comprises </w:t>
      </w:r>
      <w:r w:rsidR="00813354" w:rsidRPr="00813354">
        <w:rPr>
          <w:szCs w:val="24"/>
        </w:rPr>
        <w:t>248262</w:t>
      </w:r>
      <w:r w:rsidRPr="00CB4128">
        <w:rPr>
          <w:rFonts w:hint="eastAsia"/>
          <w:szCs w:val="24"/>
        </w:rPr>
        <w:t xml:space="preserve"> sequences across 1</w:t>
      </w:r>
      <w:r w:rsidR="00396430">
        <w:rPr>
          <w:szCs w:val="24"/>
        </w:rPr>
        <w:t>1</w:t>
      </w:r>
      <w:r w:rsidRPr="00CB4128">
        <w:rPr>
          <w:rFonts w:hint="eastAsia"/>
          <w:szCs w:val="24"/>
        </w:rPr>
        <w:t xml:space="preserve"> modification types. For cross-species assessment, PRMD-m yielded </w:t>
      </w:r>
      <w:r w:rsidR="00813354" w:rsidRPr="00813354">
        <w:rPr>
          <w:szCs w:val="24"/>
        </w:rPr>
        <w:t>87534</w:t>
      </w:r>
      <w:r w:rsidR="00396430">
        <w:rPr>
          <w:szCs w:val="24"/>
        </w:rPr>
        <w:t xml:space="preserve"> </w:t>
      </w:r>
      <w:r w:rsidRPr="00D61B8E">
        <w:rPr>
          <w:i/>
          <w:szCs w:val="24"/>
        </w:rPr>
        <w:t>Arabidopsis thaliana</w:t>
      </w:r>
      <w:r w:rsidRPr="00CB4128">
        <w:rPr>
          <w:rFonts w:hint="eastAsia"/>
          <w:szCs w:val="24"/>
        </w:rPr>
        <w:t xml:space="preserve"> sequences., while the Direct ONT dataset yielded </w:t>
      </w:r>
      <w:r w:rsidR="00813354">
        <w:rPr>
          <w:rFonts w:hint="eastAsia"/>
          <w:szCs w:val="24"/>
        </w:rPr>
        <w:t>4656</w:t>
      </w:r>
      <w:r w:rsidR="00396430">
        <w:rPr>
          <w:szCs w:val="24"/>
        </w:rPr>
        <w:t xml:space="preserve"> </w:t>
      </w:r>
      <w:r w:rsidRPr="00CB4128">
        <w:rPr>
          <w:rFonts w:hint="eastAsia"/>
          <w:szCs w:val="24"/>
        </w:rPr>
        <w:t>m6A-modified sequences</w:t>
      </w:r>
      <w:r w:rsidR="00396430">
        <w:rPr>
          <w:szCs w:val="24"/>
        </w:rPr>
        <w:t xml:space="preserve"> </w:t>
      </w:r>
      <w:r w:rsidR="00396430">
        <w:rPr>
          <w:szCs w:val="24"/>
          <w:lang w:val="en-US"/>
        </w:rPr>
        <w:t>(</w:t>
      </w:r>
      <w:r w:rsidR="00813354">
        <w:rPr>
          <w:szCs w:val="24"/>
          <w:lang w:val="en-US"/>
        </w:rPr>
        <w:fldChar w:fldCharType="begin"/>
      </w:r>
      <w:r w:rsidR="00813354">
        <w:rPr>
          <w:szCs w:val="24"/>
          <w:lang w:val="en-US"/>
        </w:rPr>
        <w:instrText xml:space="preserve"> </w:instrText>
      </w:r>
      <w:r w:rsidR="00813354">
        <w:rPr>
          <w:rFonts w:hint="eastAsia"/>
          <w:szCs w:val="24"/>
          <w:lang w:val="en-US"/>
        </w:rPr>
        <w:instrText>REF _Ref228437559 \h</w:instrText>
      </w:r>
      <w:r w:rsidR="00813354">
        <w:rPr>
          <w:szCs w:val="24"/>
          <w:lang w:val="en-US"/>
        </w:rPr>
        <w:instrText xml:space="preserve"> </w:instrText>
      </w:r>
      <w:r w:rsidR="00813354">
        <w:rPr>
          <w:szCs w:val="24"/>
          <w:lang w:val="en-US"/>
        </w:rPr>
      </w:r>
      <w:r w:rsidR="00813354">
        <w:rPr>
          <w:szCs w:val="24"/>
          <w:lang w:val="en-US"/>
        </w:rPr>
        <w:fldChar w:fldCharType="separate"/>
      </w:r>
      <w:ins w:id="64" w:author="Chao Deng" w:date="2026-05-09T11:14:00Z" w16du:dateUtc="2026-05-09T03:14:00Z">
        <w:r w:rsidR="00C85814" w:rsidRPr="00FA178C">
          <w:t xml:space="preserve">Table </w:t>
        </w:r>
        <w:r w:rsidR="00C85814">
          <w:rPr>
            <w:noProof/>
          </w:rPr>
          <w:t>1</w:t>
        </w:r>
      </w:ins>
      <w:del w:id="65" w:author="Chao Deng" w:date="2026-05-09T11:14:00Z" w16du:dateUtc="2026-05-09T03:14:00Z">
        <w:r w:rsidR="00ED73F3" w:rsidRPr="00FA178C" w:rsidDel="00C85814">
          <w:delText xml:space="preserve">Table </w:delText>
        </w:r>
        <w:r w:rsidR="00ED73F3" w:rsidDel="00C85814">
          <w:rPr>
            <w:noProof/>
          </w:rPr>
          <w:delText>1</w:delText>
        </w:r>
      </w:del>
      <w:r w:rsidR="00813354">
        <w:rPr>
          <w:szCs w:val="24"/>
          <w:lang w:val="en-US"/>
        </w:rPr>
        <w:fldChar w:fldCharType="end"/>
      </w:r>
      <w:r w:rsidR="00396430">
        <w:rPr>
          <w:szCs w:val="24"/>
          <w:lang w:val="en-US"/>
        </w:rPr>
        <w:t>)</w:t>
      </w:r>
      <w:r w:rsidRPr="00CB4128">
        <w:rPr>
          <w:rFonts w:hint="eastAsia"/>
          <w:szCs w:val="24"/>
        </w:rPr>
        <w:t xml:space="preserve">. </w:t>
      </w:r>
    </w:p>
    <w:p w14:paraId="3A1244E8" w14:textId="77777777" w:rsidR="00ED73F3" w:rsidRPr="002F00EB" w:rsidRDefault="00ED73F3" w:rsidP="00ED73F3">
      <w:pPr>
        <w:pStyle w:val="a2"/>
        <w:rPr>
          <w:lang w:val="en-US"/>
        </w:rPr>
      </w:pPr>
      <w:r>
        <w:rPr>
          <w:rFonts w:hint="eastAsia"/>
          <w:lang w:val="en-US"/>
        </w:rPr>
        <w:drawing>
          <wp:inline distT="0" distB="0" distL="0" distR="0" wp14:anchorId="7BBCC166" wp14:editId="13546B94">
            <wp:extent cx="5943600" cy="3175000"/>
            <wp:effectExtent l="0" t="0" r="0" b="0"/>
            <wp:docPr id="831975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19292" name="Picture 14278192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69EA43CF" w14:textId="6B4D56AA" w:rsidR="00ED73F3" w:rsidDel="001D476F" w:rsidRDefault="00ED73F3" w:rsidP="00ED73F3">
      <w:pPr>
        <w:pStyle w:val="Caption"/>
        <w:rPr>
          <w:del w:id="66" w:author="Chao Deng" w:date="2026-05-09T15:23:00Z" w16du:dateUtc="2026-05-09T07:23:00Z"/>
          <w:rFonts w:hint="eastAsia"/>
        </w:rPr>
      </w:pPr>
      <w:bookmarkStart w:id="67" w:name="_Ref227769316"/>
      <w:r w:rsidRPr="006161D5">
        <w:t xml:space="preserve">Fig. </w:t>
      </w:r>
      <w:r w:rsidRPr="006161D5">
        <w:fldChar w:fldCharType="begin"/>
      </w:r>
      <w:r w:rsidRPr="006161D5">
        <w:instrText xml:space="preserve"> SEQ Fig. \* ARABIC </w:instrText>
      </w:r>
      <w:r w:rsidRPr="006161D5">
        <w:fldChar w:fldCharType="separate"/>
      </w:r>
      <w:r w:rsidR="00C85814">
        <w:rPr>
          <w:noProof/>
        </w:rPr>
        <w:t>1</w:t>
      </w:r>
      <w:r w:rsidRPr="006161D5">
        <w:fldChar w:fldCharType="end"/>
      </w:r>
      <w:bookmarkEnd w:id="67"/>
      <w:r w:rsidRPr="006161D5">
        <w:t xml:space="preserve"> </w:t>
      </w:r>
      <w:r w:rsidRPr="003C5196">
        <w:t>Characterization of modification sites across HRMD</w:t>
      </w:r>
      <w:r>
        <w:rPr>
          <w:lang w:val="en-US"/>
        </w:rPr>
        <w:t>-m</w:t>
      </w:r>
      <w:r w:rsidRPr="003C5196">
        <w:t xml:space="preserve"> datasets.</w:t>
      </w:r>
      <w:ins w:id="68" w:author="Chao Deng" w:date="2026-05-09T15:23:00Z" w16du:dateUtc="2026-05-09T07:23:00Z">
        <w:r w:rsidR="001D476F">
          <w:rPr>
            <w:rFonts w:hint="eastAsia"/>
            <w:lang w:val="en-US"/>
          </w:rPr>
          <w:t xml:space="preserve"> </w:t>
        </w:r>
      </w:ins>
    </w:p>
    <w:p w14:paraId="5B3839A2" w14:textId="77777777" w:rsidR="00ED73F3" w:rsidRDefault="00ED73F3" w:rsidP="00ED73F3">
      <w:pPr>
        <w:pStyle w:val="Caption"/>
        <w:rPr>
          <w:ins w:id="69" w:author="Chao Deng" w:date="2026-05-09T15:26:00Z" w16du:dateUtc="2026-05-09T07:26:00Z"/>
          <w:lang w:val="en-US"/>
        </w:rPr>
      </w:pPr>
      <w:r>
        <w:rPr>
          <w:lang w:val="en-US"/>
        </w:rPr>
        <w:t>(</w:t>
      </w:r>
      <w:r w:rsidRPr="003C5196">
        <w:rPr>
          <w:lang w:val="en-US"/>
        </w:rPr>
        <w:t>a)</w:t>
      </w:r>
      <w:del w:id="70" w:author="Chao Deng" w:date="2026-05-09T15:23:00Z" w16du:dateUtc="2026-05-09T07:23:00Z">
        <w:r w:rsidRPr="003C5196" w:rsidDel="001D476F">
          <w:rPr>
            <w:lang w:val="en-US"/>
          </w:rPr>
          <w:delText>:</w:delText>
        </w:r>
      </w:del>
      <w:r w:rsidRPr="003C5196">
        <w:rPr>
          <w:lang w:val="en-US"/>
        </w:rPr>
        <w:t xml:space="preserve"> Nested donut chart of modification site distribution in the HRMD-m dataset. (b)</w:t>
      </w:r>
      <w:del w:id="71" w:author="Chao Deng" w:date="2026-05-09T15:23:00Z" w16du:dateUtc="2026-05-09T07:23:00Z">
        <w:r w:rsidRPr="003C5196" w:rsidDel="001D476F">
          <w:rPr>
            <w:lang w:val="en-US"/>
          </w:rPr>
          <w:delText>:</w:delText>
        </w:r>
      </w:del>
      <w:r w:rsidRPr="003C5196">
        <w:rPr>
          <w:lang w:val="en-US"/>
        </w:rPr>
        <w:t xml:space="preserve"> UpSet plot of the </w:t>
      </w:r>
      <w:r>
        <w:rPr>
          <w:lang w:val="en-US"/>
        </w:rPr>
        <w:t>HRMD-</w:t>
      </w:r>
      <w:r>
        <w:rPr>
          <w:rFonts w:hint="eastAsia"/>
          <w:lang w:val="en-US"/>
        </w:rPr>
        <w:t>m</w:t>
      </w:r>
      <w:r w:rsidRPr="003C5196">
        <w:rPr>
          <w:lang w:val="en-US"/>
        </w:rPr>
        <w:t xml:space="preserve"> dataset; bar lengths are log-scaled, while the numeric labels represent the actual sequence distribution.</w:t>
      </w:r>
    </w:p>
    <w:p w14:paraId="0EC6A5E3" w14:textId="77777777" w:rsidR="009B4EFC" w:rsidRDefault="009B4EFC" w:rsidP="009B4EFC">
      <w:pPr>
        <w:rPr>
          <w:ins w:id="72" w:author="Chao Deng" w:date="2026-05-09T15:26:00Z" w16du:dateUtc="2026-05-09T07:26:00Z"/>
          <w:lang w:val="en-US"/>
        </w:rPr>
      </w:pPr>
    </w:p>
    <w:p w14:paraId="31E4CC40" w14:textId="77777777" w:rsidR="009B4EFC" w:rsidRPr="009B4EFC" w:rsidRDefault="009B4EFC" w:rsidP="009B4EFC">
      <w:pPr>
        <w:rPr>
          <w:rFonts w:hint="eastAsia"/>
          <w:lang w:val="en-US"/>
        </w:rPr>
        <w:pPrChange w:id="73" w:author="Chao Deng" w:date="2026-05-09T15:26:00Z" w16du:dateUtc="2026-05-09T07:26:00Z">
          <w:pPr>
            <w:pStyle w:val="Caption"/>
          </w:pPr>
        </w:pPrChange>
      </w:pPr>
    </w:p>
    <w:p w14:paraId="1707E91A" w14:textId="6146E07F" w:rsidR="00ED73F3" w:rsidRPr="00FA178C" w:rsidRDefault="00ED73F3" w:rsidP="00ED73F3">
      <w:pPr>
        <w:pStyle w:val="Caption"/>
      </w:pPr>
      <w:bookmarkStart w:id="74" w:name="_Ref228437559"/>
      <w:r w:rsidRPr="00FA178C">
        <w:lastRenderedPageBreak/>
        <w:t xml:space="preserve">Table </w:t>
      </w:r>
      <w:r w:rsidRPr="00FA178C">
        <w:fldChar w:fldCharType="begin"/>
      </w:r>
      <w:r w:rsidRPr="00FA178C">
        <w:instrText xml:space="preserve"> SEQ Table \* ARABIC </w:instrText>
      </w:r>
      <w:r w:rsidRPr="00FA178C">
        <w:fldChar w:fldCharType="separate"/>
      </w:r>
      <w:r w:rsidR="00C85814">
        <w:rPr>
          <w:noProof/>
        </w:rPr>
        <w:t>1</w:t>
      </w:r>
      <w:r w:rsidRPr="00FA178C">
        <w:fldChar w:fldCharType="end"/>
      </w:r>
      <w:bookmarkEnd w:id="74"/>
      <w:r w:rsidRPr="00FA178C">
        <w:t xml:space="preserve"> Distribution of Sequences Containing Specific Modification Types</w:t>
      </w:r>
    </w:p>
    <w:tbl>
      <w:tblPr>
        <w:tblW w:w="5192" w:type="pct"/>
        <w:jc w:val="center"/>
        <w:tblLook w:val="04A0" w:firstRow="1" w:lastRow="0" w:firstColumn="1" w:lastColumn="0" w:noHBand="0" w:noVBand="1"/>
      </w:tblPr>
      <w:tblGrid>
        <w:gridCol w:w="1316"/>
        <w:gridCol w:w="936"/>
        <w:gridCol w:w="816"/>
        <w:gridCol w:w="696"/>
        <w:gridCol w:w="816"/>
        <w:gridCol w:w="816"/>
        <w:gridCol w:w="696"/>
        <w:gridCol w:w="696"/>
        <w:gridCol w:w="696"/>
        <w:gridCol w:w="696"/>
        <w:gridCol w:w="843"/>
        <w:gridCol w:w="696"/>
        <w:gridCol w:w="756"/>
      </w:tblGrid>
      <w:tr w:rsidR="00ED73F3" w:rsidRPr="009C2B1A" w14:paraId="5C78AF9D" w14:textId="77777777" w:rsidTr="00F3525B">
        <w:trPr>
          <w:trHeight w:val="416"/>
          <w:jc w:val="center"/>
        </w:trPr>
        <w:tc>
          <w:tcPr>
            <w:tcW w:w="619" w:type="pct"/>
            <w:tcBorders>
              <w:top w:val="single" w:sz="12" w:space="0" w:color="auto"/>
              <w:left w:val="nil"/>
              <w:bottom w:val="single" w:sz="4" w:space="0" w:color="auto"/>
              <w:right w:val="nil"/>
            </w:tcBorders>
            <w:noWrap/>
            <w:vAlign w:val="center"/>
            <w:hideMark/>
          </w:tcPr>
          <w:p w14:paraId="2586377B"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 xml:space="preserve">　</w:t>
            </w:r>
          </w:p>
        </w:tc>
        <w:tc>
          <w:tcPr>
            <w:tcW w:w="446" w:type="pct"/>
            <w:tcBorders>
              <w:top w:val="single" w:sz="12" w:space="0" w:color="auto"/>
              <w:left w:val="nil"/>
              <w:bottom w:val="single" w:sz="4" w:space="0" w:color="auto"/>
              <w:right w:val="nil"/>
            </w:tcBorders>
            <w:noWrap/>
            <w:vAlign w:val="center"/>
            <w:hideMark/>
          </w:tcPr>
          <w:p w14:paraId="290B2388"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m</w:t>
            </w:r>
            <w:r w:rsidRPr="00851C47">
              <w:rPr>
                <w:rFonts w:cs="Times New Roman"/>
                <w:sz w:val="24"/>
                <w:szCs w:val="24"/>
                <w:vertAlign w:val="superscript"/>
              </w:rPr>
              <w:t>6</w:t>
            </w:r>
            <w:r w:rsidRPr="00FA178C">
              <w:rPr>
                <w:rFonts w:cs="Times New Roman"/>
                <w:sz w:val="24"/>
                <w:szCs w:val="24"/>
              </w:rPr>
              <w:t>A</w:t>
            </w:r>
          </w:p>
        </w:tc>
        <w:tc>
          <w:tcPr>
            <w:tcW w:w="390" w:type="pct"/>
            <w:tcBorders>
              <w:top w:val="single" w:sz="12" w:space="0" w:color="auto"/>
              <w:left w:val="nil"/>
              <w:bottom w:val="single" w:sz="4" w:space="0" w:color="auto"/>
              <w:right w:val="nil"/>
            </w:tcBorders>
            <w:noWrap/>
            <w:vAlign w:val="center"/>
            <w:hideMark/>
          </w:tcPr>
          <w:p w14:paraId="2B5ED493" w14:textId="77777777" w:rsidR="00ED73F3" w:rsidRPr="00FA178C" w:rsidRDefault="00ED73F3" w:rsidP="00F3525B">
            <w:pPr>
              <w:pStyle w:val="a1"/>
              <w:spacing w:line="360" w:lineRule="auto"/>
              <w:rPr>
                <w:rFonts w:cs="Times New Roman"/>
                <w:sz w:val="24"/>
                <w:szCs w:val="24"/>
              </w:rPr>
            </w:pPr>
            <w:r w:rsidRPr="005D4A8A">
              <w:rPr>
                <w:rFonts w:cs="Times New Roman"/>
                <w:szCs w:val="24"/>
              </w:rPr>
              <w:t>Ψ</w:t>
            </w:r>
          </w:p>
        </w:tc>
        <w:tc>
          <w:tcPr>
            <w:tcW w:w="334" w:type="pct"/>
            <w:tcBorders>
              <w:top w:val="single" w:sz="12" w:space="0" w:color="auto"/>
              <w:left w:val="nil"/>
              <w:bottom w:val="single" w:sz="4" w:space="0" w:color="auto"/>
              <w:right w:val="nil"/>
            </w:tcBorders>
            <w:noWrap/>
            <w:vAlign w:val="center"/>
            <w:hideMark/>
          </w:tcPr>
          <w:p w14:paraId="700DDFC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m</w:t>
            </w:r>
            <w:r w:rsidRPr="00851C47">
              <w:rPr>
                <w:rFonts w:cs="Times New Roman"/>
                <w:sz w:val="24"/>
                <w:szCs w:val="24"/>
                <w:vertAlign w:val="superscript"/>
              </w:rPr>
              <w:t>5</w:t>
            </w:r>
            <w:r w:rsidRPr="00FA178C">
              <w:rPr>
                <w:rFonts w:cs="Times New Roman"/>
                <w:sz w:val="24"/>
                <w:szCs w:val="24"/>
              </w:rPr>
              <w:t>C</w:t>
            </w:r>
          </w:p>
        </w:tc>
        <w:tc>
          <w:tcPr>
            <w:tcW w:w="389" w:type="pct"/>
            <w:tcBorders>
              <w:top w:val="single" w:sz="12" w:space="0" w:color="auto"/>
              <w:left w:val="nil"/>
              <w:bottom w:val="single" w:sz="4" w:space="0" w:color="auto"/>
              <w:right w:val="nil"/>
            </w:tcBorders>
            <w:noWrap/>
            <w:vAlign w:val="center"/>
            <w:hideMark/>
          </w:tcPr>
          <w:p w14:paraId="5F4E76A2" w14:textId="77777777" w:rsidR="00ED73F3" w:rsidRPr="00FA178C" w:rsidRDefault="00ED73F3" w:rsidP="00F3525B">
            <w:pPr>
              <w:pStyle w:val="a1"/>
              <w:spacing w:line="360" w:lineRule="auto"/>
              <w:rPr>
                <w:rFonts w:cs="Times New Roman"/>
                <w:sz w:val="24"/>
                <w:szCs w:val="24"/>
              </w:rPr>
            </w:pPr>
            <w:r>
              <w:rPr>
                <w:rFonts w:cs="Times New Roman" w:hint="eastAsia"/>
                <w:sz w:val="24"/>
                <w:szCs w:val="24"/>
              </w:rPr>
              <w:t>I</w:t>
            </w:r>
          </w:p>
        </w:tc>
        <w:tc>
          <w:tcPr>
            <w:tcW w:w="389" w:type="pct"/>
            <w:tcBorders>
              <w:top w:val="single" w:sz="12" w:space="0" w:color="auto"/>
              <w:left w:val="nil"/>
              <w:bottom w:val="single" w:sz="4" w:space="0" w:color="auto"/>
              <w:right w:val="nil"/>
            </w:tcBorders>
            <w:noWrap/>
            <w:vAlign w:val="center"/>
            <w:hideMark/>
          </w:tcPr>
          <w:p w14:paraId="602A1E9C"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m</w:t>
            </w:r>
            <w:r w:rsidRPr="00851C47">
              <w:rPr>
                <w:rFonts w:cs="Times New Roman"/>
                <w:sz w:val="24"/>
                <w:szCs w:val="24"/>
                <w:vertAlign w:val="superscript"/>
              </w:rPr>
              <w:t>1</w:t>
            </w:r>
            <w:r w:rsidRPr="00FA178C">
              <w:rPr>
                <w:rFonts w:cs="Times New Roman"/>
                <w:sz w:val="24"/>
                <w:szCs w:val="24"/>
              </w:rPr>
              <w:t>A</w:t>
            </w:r>
          </w:p>
        </w:tc>
        <w:tc>
          <w:tcPr>
            <w:tcW w:w="342" w:type="pct"/>
            <w:tcBorders>
              <w:top w:val="single" w:sz="12" w:space="0" w:color="auto"/>
              <w:left w:val="nil"/>
              <w:bottom w:val="single" w:sz="4" w:space="0" w:color="auto"/>
              <w:right w:val="nil"/>
            </w:tcBorders>
            <w:noWrap/>
            <w:vAlign w:val="center"/>
            <w:hideMark/>
          </w:tcPr>
          <w:p w14:paraId="4AE526E1"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ac</w:t>
            </w:r>
            <w:r w:rsidRPr="00851C47">
              <w:rPr>
                <w:rFonts w:cs="Times New Roman"/>
                <w:sz w:val="24"/>
                <w:szCs w:val="24"/>
                <w:vertAlign w:val="superscript"/>
              </w:rPr>
              <w:t>4</w:t>
            </w:r>
            <w:r w:rsidRPr="00FA178C">
              <w:rPr>
                <w:rFonts w:cs="Times New Roman"/>
                <w:sz w:val="24"/>
                <w:szCs w:val="24"/>
              </w:rPr>
              <w:t>C</w:t>
            </w:r>
          </w:p>
        </w:tc>
        <w:tc>
          <w:tcPr>
            <w:tcW w:w="334" w:type="pct"/>
            <w:tcBorders>
              <w:top w:val="single" w:sz="12" w:space="0" w:color="auto"/>
              <w:left w:val="nil"/>
              <w:bottom w:val="single" w:sz="4" w:space="0" w:color="auto"/>
              <w:right w:val="nil"/>
            </w:tcBorders>
            <w:noWrap/>
            <w:vAlign w:val="center"/>
            <w:hideMark/>
          </w:tcPr>
          <w:p w14:paraId="5411684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Tm</w:t>
            </w:r>
          </w:p>
        </w:tc>
        <w:tc>
          <w:tcPr>
            <w:tcW w:w="334" w:type="pct"/>
            <w:tcBorders>
              <w:top w:val="single" w:sz="12" w:space="0" w:color="auto"/>
              <w:left w:val="nil"/>
              <w:bottom w:val="single" w:sz="4" w:space="0" w:color="auto"/>
              <w:right w:val="nil"/>
            </w:tcBorders>
            <w:noWrap/>
            <w:vAlign w:val="center"/>
            <w:hideMark/>
          </w:tcPr>
          <w:p w14:paraId="3AD9F370"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Cm</w:t>
            </w:r>
          </w:p>
        </w:tc>
        <w:tc>
          <w:tcPr>
            <w:tcW w:w="334" w:type="pct"/>
            <w:tcBorders>
              <w:top w:val="single" w:sz="12" w:space="0" w:color="auto"/>
              <w:left w:val="nil"/>
              <w:bottom w:val="single" w:sz="4" w:space="0" w:color="auto"/>
              <w:right w:val="nil"/>
            </w:tcBorders>
            <w:noWrap/>
            <w:vAlign w:val="center"/>
            <w:hideMark/>
          </w:tcPr>
          <w:p w14:paraId="565CD76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Gm</w:t>
            </w:r>
          </w:p>
        </w:tc>
        <w:tc>
          <w:tcPr>
            <w:tcW w:w="420" w:type="pct"/>
            <w:tcBorders>
              <w:top w:val="single" w:sz="12" w:space="0" w:color="auto"/>
              <w:left w:val="nil"/>
              <w:bottom w:val="single" w:sz="4" w:space="0" w:color="auto"/>
              <w:right w:val="nil"/>
            </w:tcBorders>
            <w:noWrap/>
            <w:vAlign w:val="center"/>
            <w:hideMark/>
          </w:tcPr>
          <w:p w14:paraId="42C01103"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m</w:t>
            </w:r>
            <w:r w:rsidRPr="00851C47">
              <w:rPr>
                <w:rFonts w:cs="Times New Roman"/>
                <w:sz w:val="24"/>
                <w:szCs w:val="24"/>
                <w:vertAlign w:val="superscript"/>
              </w:rPr>
              <w:t>6</w:t>
            </w:r>
            <w:r w:rsidRPr="00FA178C">
              <w:rPr>
                <w:rFonts w:cs="Times New Roman"/>
                <w:sz w:val="24"/>
                <w:szCs w:val="24"/>
              </w:rPr>
              <w:t>Am</w:t>
            </w:r>
          </w:p>
        </w:tc>
        <w:tc>
          <w:tcPr>
            <w:tcW w:w="334" w:type="pct"/>
            <w:tcBorders>
              <w:top w:val="single" w:sz="12" w:space="0" w:color="auto"/>
              <w:left w:val="nil"/>
              <w:bottom w:val="single" w:sz="4" w:space="0" w:color="auto"/>
              <w:right w:val="nil"/>
            </w:tcBorders>
            <w:noWrap/>
            <w:vAlign w:val="center"/>
            <w:hideMark/>
          </w:tcPr>
          <w:p w14:paraId="5D597954"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Am</w:t>
            </w:r>
          </w:p>
        </w:tc>
        <w:tc>
          <w:tcPr>
            <w:tcW w:w="334" w:type="pct"/>
            <w:tcBorders>
              <w:top w:val="single" w:sz="12" w:space="0" w:color="auto"/>
              <w:left w:val="nil"/>
              <w:bottom w:val="single" w:sz="4" w:space="0" w:color="auto"/>
              <w:right w:val="nil"/>
            </w:tcBorders>
            <w:noWrap/>
            <w:vAlign w:val="center"/>
            <w:hideMark/>
          </w:tcPr>
          <w:p w14:paraId="4C90722B"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m</w:t>
            </w:r>
            <w:r w:rsidRPr="00851C47">
              <w:rPr>
                <w:rFonts w:cs="Times New Roman"/>
                <w:sz w:val="24"/>
                <w:szCs w:val="24"/>
                <w:vertAlign w:val="superscript"/>
              </w:rPr>
              <w:t>7</w:t>
            </w:r>
            <w:r w:rsidRPr="00FA178C">
              <w:rPr>
                <w:rFonts w:cs="Times New Roman"/>
                <w:sz w:val="24"/>
                <w:szCs w:val="24"/>
              </w:rPr>
              <w:t>G</w:t>
            </w:r>
          </w:p>
        </w:tc>
      </w:tr>
      <w:tr w:rsidR="00ED73F3" w:rsidRPr="009C2B1A" w14:paraId="1967EC9A" w14:textId="77777777" w:rsidTr="00F3525B">
        <w:trPr>
          <w:trHeight w:val="394"/>
          <w:jc w:val="center"/>
        </w:trPr>
        <w:tc>
          <w:tcPr>
            <w:tcW w:w="619" w:type="pct"/>
            <w:tcBorders>
              <w:top w:val="nil"/>
              <w:left w:val="nil"/>
              <w:bottom w:val="nil"/>
              <w:right w:val="nil"/>
            </w:tcBorders>
            <w:noWrap/>
            <w:vAlign w:val="center"/>
            <w:hideMark/>
          </w:tcPr>
          <w:p w14:paraId="1CF60BA1"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HRMD-</w:t>
            </w:r>
            <w:r>
              <w:rPr>
                <w:rFonts w:cs="Times New Roman"/>
                <w:sz w:val="24"/>
                <w:szCs w:val="24"/>
              </w:rPr>
              <w:t>m</w:t>
            </w:r>
          </w:p>
        </w:tc>
        <w:tc>
          <w:tcPr>
            <w:tcW w:w="446" w:type="pct"/>
            <w:tcBorders>
              <w:top w:val="nil"/>
              <w:left w:val="nil"/>
              <w:bottom w:val="nil"/>
              <w:right w:val="nil"/>
            </w:tcBorders>
            <w:noWrap/>
            <w:vAlign w:val="center"/>
            <w:hideMark/>
          </w:tcPr>
          <w:p w14:paraId="2628E10D"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114195</w:t>
            </w:r>
          </w:p>
        </w:tc>
        <w:tc>
          <w:tcPr>
            <w:tcW w:w="390" w:type="pct"/>
            <w:tcBorders>
              <w:top w:val="nil"/>
              <w:left w:val="nil"/>
              <w:bottom w:val="nil"/>
              <w:right w:val="nil"/>
            </w:tcBorders>
            <w:noWrap/>
            <w:vAlign w:val="center"/>
            <w:hideMark/>
          </w:tcPr>
          <w:p w14:paraId="094E8718"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49435</w:t>
            </w:r>
          </w:p>
        </w:tc>
        <w:tc>
          <w:tcPr>
            <w:tcW w:w="334" w:type="pct"/>
            <w:tcBorders>
              <w:top w:val="nil"/>
              <w:left w:val="nil"/>
              <w:bottom w:val="nil"/>
              <w:right w:val="nil"/>
            </w:tcBorders>
            <w:noWrap/>
            <w:vAlign w:val="center"/>
            <w:hideMark/>
          </w:tcPr>
          <w:p w14:paraId="24A14F41"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3381</w:t>
            </w:r>
          </w:p>
        </w:tc>
        <w:tc>
          <w:tcPr>
            <w:tcW w:w="389" w:type="pct"/>
            <w:tcBorders>
              <w:top w:val="nil"/>
              <w:left w:val="nil"/>
              <w:bottom w:val="nil"/>
              <w:right w:val="nil"/>
            </w:tcBorders>
            <w:noWrap/>
            <w:vAlign w:val="center"/>
            <w:hideMark/>
          </w:tcPr>
          <w:p w14:paraId="5B6A388B"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49435</w:t>
            </w:r>
          </w:p>
        </w:tc>
        <w:tc>
          <w:tcPr>
            <w:tcW w:w="389" w:type="pct"/>
            <w:tcBorders>
              <w:top w:val="nil"/>
              <w:left w:val="nil"/>
              <w:bottom w:val="nil"/>
              <w:right w:val="nil"/>
            </w:tcBorders>
            <w:noWrap/>
            <w:vAlign w:val="center"/>
            <w:hideMark/>
          </w:tcPr>
          <w:p w14:paraId="150814B9"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15489</w:t>
            </w:r>
          </w:p>
        </w:tc>
        <w:tc>
          <w:tcPr>
            <w:tcW w:w="342" w:type="pct"/>
            <w:tcBorders>
              <w:top w:val="nil"/>
              <w:left w:val="nil"/>
              <w:bottom w:val="nil"/>
              <w:right w:val="nil"/>
            </w:tcBorders>
            <w:noWrap/>
            <w:vAlign w:val="center"/>
            <w:hideMark/>
          </w:tcPr>
          <w:p w14:paraId="720FCA1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3925</w:t>
            </w:r>
          </w:p>
        </w:tc>
        <w:tc>
          <w:tcPr>
            <w:tcW w:w="334" w:type="pct"/>
            <w:tcBorders>
              <w:top w:val="nil"/>
              <w:left w:val="nil"/>
              <w:bottom w:val="nil"/>
              <w:right w:val="nil"/>
            </w:tcBorders>
            <w:noWrap/>
            <w:vAlign w:val="center"/>
            <w:hideMark/>
          </w:tcPr>
          <w:p w14:paraId="62C86F67"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2323</w:t>
            </w:r>
          </w:p>
        </w:tc>
        <w:tc>
          <w:tcPr>
            <w:tcW w:w="334" w:type="pct"/>
            <w:tcBorders>
              <w:top w:val="nil"/>
              <w:left w:val="nil"/>
              <w:bottom w:val="nil"/>
              <w:right w:val="nil"/>
            </w:tcBorders>
            <w:noWrap/>
            <w:vAlign w:val="center"/>
            <w:hideMark/>
          </w:tcPr>
          <w:p w14:paraId="3E66B249"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2219</w:t>
            </w:r>
          </w:p>
        </w:tc>
        <w:tc>
          <w:tcPr>
            <w:tcW w:w="334" w:type="pct"/>
            <w:tcBorders>
              <w:top w:val="nil"/>
              <w:left w:val="nil"/>
              <w:bottom w:val="nil"/>
              <w:right w:val="nil"/>
            </w:tcBorders>
            <w:noWrap/>
            <w:vAlign w:val="center"/>
            <w:hideMark/>
          </w:tcPr>
          <w:p w14:paraId="04D27BA1"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2196</w:t>
            </w:r>
          </w:p>
        </w:tc>
        <w:tc>
          <w:tcPr>
            <w:tcW w:w="420" w:type="pct"/>
            <w:tcBorders>
              <w:top w:val="nil"/>
              <w:left w:val="nil"/>
              <w:bottom w:val="nil"/>
              <w:right w:val="nil"/>
            </w:tcBorders>
            <w:noWrap/>
            <w:vAlign w:val="center"/>
            <w:hideMark/>
          </w:tcPr>
          <w:p w14:paraId="19DD928D"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2221</w:t>
            </w:r>
          </w:p>
        </w:tc>
        <w:tc>
          <w:tcPr>
            <w:tcW w:w="334" w:type="pct"/>
            <w:tcBorders>
              <w:top w:val="nil"/>
              <w:left w:val="nil"/>
              <w:bottom w:val="nil"/>
              <w:right w:val="nil"/>
            </w:tcBorders>
            <w:noWrap/>
            <w:vAlign w:val="center"/>
            <w:hideMark/>
          </w:tcPr>
          <w:p w14:paraId="644BF480"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1935</w:t>
            </w:r>
          </w:p>
        </w:tc>
        <w:tc>
          <w:tcPr>
            <w:tcW w:w="334" w:type="pct"/>
            <w:tcBorders>
              <w:top w:val="nil"/>
              <w:left w:val="nil"/>
              <w:bottom w:val="nil"/>
              <w:right w:val="nil"/>
            </w:tcBorders>
            <w:noWrap/>
            <w:vAlign w:val="center"/>
            <w:hideMark/>
          </w:tcPr>
          <w:p w14:paraId="50EFC511"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1,508</w:t>
            </w:r>
          </w:p>
        </w:tc>
      </w:tr>
      <w:tr w:rsidR="00ED73F3" w:rsidRPr="009C2B1A" w14:paraId="0AFF918B" w14:textId="77777777" w:rsidTr="00F3525B">
        <w:trPr>
          <w:trHeight w:val="394"/>
          <w:jc w:val="center"/>
        </w:trPr>
        <w:tc>
          <w:tcPr>
            <w:tcW w:w="619" w:type="pct"/>
            <w:tcBorders>
              <w:top w:val="nil"/>
              <w:left w:val="nil"/>
              <w:bottom w:val="nil"/>
              <w:right w:val="nil"/>
            </w:tcBorders>
            <w:noWrap/>
            <w:vAlign w:val="center"/>
            <w:hideMark/>
          </w:tcPr>
          <w:p w14:paraId="42EC981A"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PRMD-</w:t>
            </w:r>
            <w:r>
              <w:rPr>
                <w:rFonts w:cs="Times New Roman"/>
                <w:sz w:val="24"/>
                <w:szCs w:val="24"/>
              </w:rPr>
              <w:t>m</w:t>
            </w:r>
          </w:p>
        </w:tc>
        <w:tc>
          <w:tcPr>
            <w:tcW w:w="446" w:type="pct"/>
            <w:tcBorders>
              <w:top w:val="nil"/>
              <w:left w:val="nil"/>
              <w:bottom w:val="nil"/>
              <w:right w:val="nil"/>
            </w:tcBorders>
            <w:noWrap/>
            <w:vAlign w:val="center"/>
            <w:hideMark/>
          </w:tcPr>
          <w:p w14:paraId="0993F437"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73051</w:t>
            </w:r>
          </w:p>
        </w:tc>
        <w:tc>
          <w:tcPr>
            <w:tcW w:w="390" w:type="pct"/>
            <w:tcBorders>
              <w:top w:val="nil"/>
              <w:left w:val="nil"/>
              <w:bottom w:val="nil"/>
              <w:right w:val="nil"/>
            </w:tcBorders>
            <w:noWrap/>
            <w:vAlign w:val="center"/>
            <w:hideMark/>
          </w:tcPr>
          <w:p w14:paraId="0C0CA27F"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9211</w:t>
            </w:r>
          </w:p>
        </w:tc>
        <w:tc>
          <w:tcPr>
            <w:tcW w:w="334" w:type="pct"/>
            <w:tcBorders>
              <w:top w:val="nil"/>
              <w:left w:val="nil"/>
              <w:bottom w:val="nil"/>
              <w:right w:val="nil"/>
            </w:tcBorders>
            <w:noWrap/>
            <w:vAlign w:val="center"/>
            <w:hideMark/>
          </w:tcPr>
          <w:p w14:paraId="5BC2A4AC"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5272</w:t>
            </w:r>
          </w:p>
        </w:tc>
        <w:tc>
          <w:tcPr>
            <w:tcW w:w="389" w:type="pct"/>
            <w:tcBorders>
              <w:top w:val="nil"/>
              <w:left w:val="nil"/>
              <w:bottom w:val="nil"/>
              <w:right w:val="nil"/>
            </w:tcBorders>
            <w:noWrap/>
            <w:vAlign w:val="center"/>
            <w:hideMark/>
          </w:tcPr>
          <w:p w14:paraId="55343FB6"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89" w:type="pct"/>
            <w:tcBorders>
              <w:top w:val="nil"/>
              <w:left w:val="nil"/>
              <w:bottom w:val="nil"/>
              <w:right w:val="nil"/>
            </w:tcBorders>
            <w:noWrap/>
            <w:hideMark/>
          </w:tcPr>
          <w:p w14:paraId="507D122A"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42" w:type="pct"/>
            <w:tcBorders>
              <w:top w:val="nil"/>
              <w:left w:val="nil"/>
              <w:bottom w:val="nil"/>
              <w:right w:val="nil"/>
            </w:tcBorders>
            <w:noWrap/>
            <w:hideMark/>
          </w:tcPr>
          <w:p w14:paraId="692EC86C"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nil"/>
              <w:right w:val="nil"/>
            </w:tcBorders>
            <w:noWrap/>
            <w:hideMark/>
          </w:tcPr>
          <w:p w14:paraId="42CBB80B"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nil"/>
              <w:right w:val="nil"/>
            </w:tcBorders>
            <w:noWrap/>
            <w:hideMark/>
          </w:tcPr>
          <w:p w14:paraId="1C604B8D"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nil"/>
              <w:right w:val="nil"/>
            </w:tcBorders>
            <w:noWrap/>
            <w:hideMark/>
          </w:tcPr>
          <w:p w14:paraId="353F13A0"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420" w:type="pct"/>
            <w:tcBorders>
              <w:top w:val="nil"/>
              <w:left w:val="nil"/>
              <w:bottom w:val="nil"/>
              <w:right w:val="nil"/>
            </w:tcBorders>
            <w:noWrap/>
            <w:hideMark/>
          </w:tcPr>
          <w:p w14:paraId="4FE0ABD4"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nil"/>
              <w:right w:val="nil"/>
            </w:tcBorders>
            <w:noWrap/>
            <w:hideMark/>
          </w:tcPr>
          <w:p w14:paraId="792CC186"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nil"/>
              <w:right w:val="nil"/>
            </w:tcBorders>
            <w:noWrap/>
            <w:hideMark/>
          </w:tcPr>
          <w:p w14:paraId="450925E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r>
      <w:tr w:rsidR="00ED73F3" w:rsidRPr="009C2B1A" w14:paraId="524D54D8" w14:textId="77777777" w:rsidTr="00F3525B">
        <w:trPr>
          <w:trHeight w:val="416"/>
          <w:jc w:val="center"/>
        </w:trPr>
        <w:tc>
          <w:tcPr>
            <w:tcW w:w="619" w:type="pct"/>
            <w:tcBorders>
              <w:top w:val="nil"/>
              <w:left w:val="nil"/>
              <w:bottom w:val="single" w:sz="12" w:space="0" w:color="auto"/>
              <w:right w:val="nil"/>
            </w:tcBorders>
            <w:noWrap/>
            <w:vAlign w:val="center"/>
            <w:hideMark/>
          </w:tcPr>
          <w:p w14:paraId="097F42B0"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direct ONT</w:t>
            </w:r>
          </w:p>
        </w:tc>
        <w:tc>
          <w:tcPr>
            <w:tcW w:w="446" w:type="pct"/>
            <w:tcBorders>
              <w:top w:val="nil"/>
              <w:left w:val="nil"/>
              <w:bottom w:val="single" w:sz="12" w:space="0" w:color="auto"/>
              <w:right w:val="nil"/>
            </w:tcBorders>
            <w:noWrap/>
            <w:vAlign w:val="center"/>
            <w:hideMark/>
          </w:tcPr>
          <w:p w14:paraId="722E0E76"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4,656</w:t>
            </w:r>
          </w:p>
        </w:tc>
        <w:tc>
          <w:tcPr>
            <w:tcW w:w="390" w:type="pct"/>
            <w:tcBorders>
              <w:top w:val="nil"/>
              <w:left w:val="nil"/>
              <w:bottom w:val="single" w:sz="12" w:space="0" w:color="auto"/>
              <w:right w:val="nil"/>
            </w:tcBorders>
            <w:noWrap/>
            <w:hideMark/>
          </w:tcPr>
          <w:p w14:paraId="6BEDAB5E"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17D42193"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89" w:type="pct"/>
            <w:tcBorders>
              <w:top w:val="nil"/>
              <w:left w:val="nil"/>
              <w:bottom w:val="single" w:sz="12" w:space="0" w:color="auto"/>
              <w:right w:val="nil"/>
            </w:tcBorders>
            <w:noWrap/>
            <w:hideMark/>
          </w:tcPr>
          <w:p w14:paraId="4018B196"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89" w:type="pct"/>
            <w:tcBorders>
              <w:top w:val="nil"/>
              <w:left w:val="nil"/>
              <w:bottom w:val="single" w:sz="12" w:space="0" w:color="auto"/>
              <w:right w:val="nil"/>
            </w:tcBorders>
            <w:noWrap/>
            <w:hideMark/>
          </w:tcPr>
          <w:p w14:paraId="0E618F47"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42" w:type="pct"/>
            <w:tcBorders>
              <w:top w:val="nil"/>
              <w:left w:val="nil"/>
              <w:bottom w:val="single" w:sz="12" w:space="0" w:color="auto"/>
              <w:right w:val="nil"/>
            </w:tcBorders>
            <w:noWrap/>
            <w:hideMark/>
          </w:tcPr>
          <w:p w14:paraId="4FC24AB8"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6BB949F6"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3E574965"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35A7783E"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420" w:type="pct"/>
            <w:tcBorders>
              <w:top w:val="nil"/>
              <w:left w:val="nil"/>
              <w:bottom w:val="single" w:sz="12" w:space="0" w:color="auto"/>
              <w:right w:val="nil"/>
            </w:tcBorders>
            <w:noWrap/>
            <w:hideMark/>
          </w:tcPr>
          <w:p w14:paraId="74BCA01D"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03575E38"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c>
          <w:tcPr>
            <w:tcW w:w="334" w:type="pct"/>
            <w:tcBorders>
              <w:top w:val="nil"/>
              <w:left w:val="nil"/>
              <w:bottom w:val="single" w:sz="12" w:space="0" w:color="auto"/>
              <w:right w:val="nil"/>
            </w:tcBorders>
            <w:noWrap/>
            <w:hideMark/>
          </w:tcPr>
          <w:p w14:paraId="49C62A30" w14:textId="77777777" w:rsidR="00ED73F3" w:rsidRPr="00FA178C" w:rsidRDefault="00ED73F3" w:rsidP="00F3525B">
            <w:pPr>
              <w:pStyle w:val="a1"/>
              <w:spacing w:line="360" w:lineRule="auto"/>
              <w:rPr>
                <w:rFonts w:cs="Times New Roman"/>
                <w:sz w:val="24"/>
                <w:szCs w:val="24"/>
              </w:rPr>
            </w:pPr>
            <w:r w:rsidRPr="00FA178C">
              <w:rPr>
                <w:rFonts w:cs="Times New Roman"/>
                <w:sz w:val="24"/>
                <w:szCs w:val="24"/>
              </w:rPr>
              <w:t>-</w:t>
            </w:r>
          </w:p>
        </w:tc>
      </w:tr>
    </w:tbl>
    <w:p w14:paraId="4296A66F" w14:textId="77777777" w:rsidR="00ED73F3" w:rsidRPr="00D61B8E" w:rsidRDefault="00ED73F3" w:rsidP="002E1906">
      <w:pPr>
        <w:jc w:val="both"/>
        <w:rPr>
          <w:szCs w:val="24"/>
          <w:lang w:val="en-US"/>
        </w:rPr>
      </w:pPr>
    </w:p>
    <w:p w14:paraId="025968A8" w14:textId="7D707D5F" w:rsidR="002E1906" w:rsidRPr="005D4A8A" w:rsidRDefault="00E975DE" w:rsidP="002E1906">
      <w:pPr>
        <w:pStyle w:val="a0"/>
      </w:pPr>
      <w:commentRangeStart w:id="75"/>
      <w:commentRangeStart w:id="76"/>
      <w:r>
        <w:t>self-Adaptive</w:t>
      </w:r>
      <w:r w:rsidRPr="008E2F52">
        <w:t xml:space="preserve"> </w:t>
      </w:r>
      <w:r w:rsidR="001A5B6E">
        <w:rPr>
          <w:rFonts w:hint="eastAsia"/>
        </w:rPr>
        <w:t>B</w:t>
      </w:r>
      <w:r w:rsidR="002E1906" w:rsidRPr="008E2F52">
        <w:t xml:space="preserve">alance </w:t>
      </w:r>
      <w:r w:rsidR="001A5B6E">
        <w:rPr>
          <w:rFonts w:hint="eastAsia"/>
        </w:rPr>
        <w:t>S</w:t>
      </w:r>
      <w:r w:rsidR="002E1906" w:rsidRPr="008E2F52">
        <w:t>ampler</w:t>
      </w:r>
      <w:r w:rsidR="002E1906" w:rsidRPr="008E2F52" w:rsidDel="005B4863">
        <w:t xml:space="preserve"> </w:t>
      </w:r>
      <w:commentRangeEnd w:id="75"/>
      <w:r w:rsidR="001E3BAB" w:rsidRPr="005D4A8A">
        <w:rPr>
          <w:rStyle w:val="CommentReference"/>
          <w:rFonts w:ascii="Times New Roman" w:hAnsi="Times New Roman" w:cs="Times New Roman"/>
          <w:sz w:val="24"/>
          <w:szCs w:val="22"/>
        </w:rPr>
        <w:commentReference w:id="75"/>
      </w:r>
      <w:commentRangeEnd w:id="76"/>
      <w:r w:rsidR="002E1906" w:rsidRPr="005D4A8A">
        <w:rPr>
          <w:rStyle w:val="CommentReference"/>
          <w:rFonts w:ascii="Times New Roman" w:hAnsi="Times New Roman" w:cs="Times New Roman"/>
          <w:sz w:val="24"/>
          <w:szCs w:val="22"/>
        </w:rPr>
        <w:commentReference w:id="76"/>
      </w:r>
    </w:p>
    <w:p w14:paraId="3B109F5E" w14:textId="1B500B9C" w:rsidR="002E1906" w:rsidRPr="009223C3" w:rsidRDefault="002E1906" w:rsidP="002E1906">
      <w:pPr>
        <w:jc w:val="both"/>
        <w:rPr>
          <w:szCs w:val="24"/>
        </w:rPr>
      </w:pPr>
      <w:r w:rsidRPr="005D4A8A">
        <w:rPr>
          <w:szCs w:val="24"/>
        </w:rPr>
        <w:t xml:space="preserve">To address </w:t>
      </w:r>
      <w:r w:rsidR="001A5B6E">
        <w:rPr>
          <w:rFonts w:hint="eastAsia"/>
          <w:szCs w:val="24"/>
        </w:rPr>
        <w:t>clas</w:t>
      </w:r>
      <w:r w:rsidR="001A5B6E">
        <w:rPr>
          <w:szCs w:val="24"/>
          <w:lang w:val="en-US"/>
        </w:rPr>
        <w:t>s</w:t>
      </w:r>
      <w:r w:rsidR="001A5B6E">
        <w:rPr>
          <w:lang w:val="en-US"/>
        </w:rPr>
        <w:t xml:space="preserve"> </w:t>
      </w:r>
      <w:r w:rsidR="00396430" w:rsidRPr="00525766">
        <w:rPr>
          <w:lang w:val="en-US"/>
        </w:rPr>
        <w:t>imbalance</w:t>
      </w:r>
      <w:r w:rsidRPr="005D4A8A">
        <w:rPr>
          <w:szCs w:val="24"/>
        </w:rPr>
        <w:t xml:space="preserve">, we developed a </w:t>
      </w:r>
      <w:r w:rsidR="00E975DE">
        <w:rPr>
          <w:szCs w:val="24"/>
        </w:rPr>
        <w:t>self-Adaptive</w:t>
      </w:r>
      <w:r w:rsidR="00E975DE" w:rsidRPr="005D4A8A">
        <w:rPr>
          <w:szCs w:val="24"/>
        </w:rPr>
        <w:t xml:space="preserve"> </w:t>
      </w:r>
      <w:r w:rsidRPr="005D4A8A">
        <w:rPr>
          <w:szCs w:val="24"/>
        </w:rPr>
        <w:t>Balance</w:t>
      </w:r>
      <w:r w:rsidRPr="005D4A8A">
        <w:rPr>
          <w:rFonts w:hint="eastAsia"/>
          <w:szCs w:val="24"/>
        </w:rPr>
        <w:t xml:space="preserve"> </w:t>
      </w:r>
      <w:r w:rsidRPr="005D4A8A">
        <w:rPr>
          <w:szCs w:val="24"/>
        </w:rPr>
        <w:t>Sampler</w:t>
      </w:r>
      <w:r w:rsidR="001A5B6E">
        <w:rPr>
          <w:szCs w:val="24"/>
        </w:rPr>
        <w:t xml:space="preserve"> </w:t>
      </w:r>
      <w:r w:rsidR="001A5B6E">
        <w:rPr>
          <w:szCs w:val="24"/>
          <w:lang w:val="en-US"/>
        </w:rPr>
        <w:t>(</w:t>
      </w:r>
      <w:r w:rsidR="00E975DE">
        <w:rPr>
          <w:szCs w:val="24"/>
          <w:lang w:val="en-US"/>
        </w:rPr>
        <w:t>A</w:t>
      </w:r>
      <w:r w:rsidR="001A5B6E">
        <w:rPr>
          <w:szCs w:val="24"/>
          <w:lang w:val="en-US"/>
        </w:rPr>
        <w:t>BS)</w:t>
      </w:r>
      <w:r w:rsidR="001A5B6E">
        <w:rPr>
          <w:lang w:val="en-US"/>
        </w:rPr>
        <w:t xml:space="preserve"> that </w:t>
      </w:r>
      <w:r w:rsidRPr="00BD2ABC">
        <w:rPr>
          <w:szCs w:val="24"/>
        </w:rPr>
        <w:t>combines dynamic class-aware sampling with minority-class data augmentation.</w:t>
      </w:r>
      <w:r>
        <w:rPr>
          <w:szCs w:val="24"/>
          <w:lang w:val="en-US"/>
        </w:rPr>
        <w:t xml:space="preserve"> </w:t>
      </w:r>
      <w:r w:rsidRPr="005D4A8A">
        <w:rPr>
          <w:szCs w:val="24"/>
        </w:rPr>
        <w:t xml:space="preserve">During training, </w:t>
      </w:r>
      <w:r w:rsidR="001A5B6E">
        <w:rPr>
          <w:szCs w:val="24"/>
        </w:rPr>
        <w:t xml:space="preserve">the </w:t>
      </w:r>
      <w:r w:rsidRPr="005D4A8A">
        <w:rPr>
          <w:szCs w:val="24"/>
        </w:rPr>
        <w:t xml:space="preserve">sampler dynamically adjusts sampling probabilities of different modification classes, </w:t>
      </w:r>
      <w:r w:rsidR="001A5B6E">
        <w:rPr>
          <w:szCs w:val="24"/>
        </w:rPr>
        <w:t>allowing</w:t>
      </w:r>
      <w:r w:rsidR="001A5B6E" w:rsidRPr="005D4A8A">
        <w:rPr>
          <w:szCs w:val="24"/>
        </w:rPr>
        <w:t xml:space="preserve"> </w:t>
      </w:r>
      <w:r w:rsidRPr="005D4A8A">
        <w:rPr>
          <w:szCs w:val="24"/>
        </w:rPr>
        <w:t>the model to learn from both majority and minority classes in a more balanced manner.</w:t>
      </w:r>
      <w:r w:rsidRPr="0090649A">
        <w:rPr>
          <w:szCs w:val="24"/>
        </w:rPr>
        <w:t xml:space="preserve"> </w:t>
      </w:r>
      <w:r w:rsidRPr="005D4A8A">
        <w:rPr>
          <w:szCs w:val="24"/>
        </w:rPr>
        <w:t>To further reduce overfitting to minority-class samples, we introduced a Generative Adversarial Network (GAN)</w:t>
      </w:r>
      <w:r w:rsidRPr="005D4A8A">
        <w:rPr>
          <w:szCs w:val="24"/>
        </w:rPr>
        <w:fldChar w:fldCharType="begin">
          <w:fldData xml:space="preserve">PEVuZE5vdGU+PENpdGU+PEF1dGhvcj5EdWFuPC9BdXRob3I+PFllYXI+MjAyMDwvWWVhcj48UmVj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</w:fldData>
        </w:fldChar>
      </w:r>
      <w:r w:rsidR="009E0B76">
        <w:rPr>
          <w:szCs w:val="24"/>
        </w:rPr>
        <w:instrText xml:space="preserve"> ADDIN EN.CITE </w:instrText>
      </w:r>
      <w:r w:rsidR="009E0B76">
        <w:rPr>
          <w:szCs w:val="24"/>
        </w:rPr>
        <w:fldChar w:fldCharType="begin">
          <w:fldData xml:space="preserve">PEVuZE5vdGU+PENpdGU+PEF1dGhvcj5EdWFuPC9BdXRob3I+PFllYXI+MjAyMDwvWWVhcj48UmVj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</w:fldData>
        </w:fldChar>
      </w:r>
      <w:r w:rsidR="009E0B76">
        <w:rPr>
          <w:szCs w:val="24"/>
        </w:rPr>
        <w:instrText xml:space="preserve"> ADDIN EN.CITE.DATA </w:instrText>
      </w:r>
      <w:r w:rsidR="009E0B76">
        <w:rPr>
          <w:szCs w:val="24"/>
        </w:rPr>
      </w:r>
      <w:r w:rsidR="009E0B76">
        <w:rPr>
          <w:szCs w:val="24"/>
        </w:rPr>
        <w:fldChar w:fldCharType="end"/>
      </w:r>
      <w:r w:rsidRPr="005D4A8A">
        <w:rPr>
          <w:szCs w:val="24"/>
        </w:rPr>
        <w:fldChar w:fldCharType="separate"/>
      </w:r>
      <w:r w:rsidR="009E0B76">
        <w:rPr>
          <w:noProof/>
          <w:szCs w:val="24"/>
        </w:rPr>
        <w:t>[39-42]</w:t>
      </w:r>
      <w:r w:rsidRPr="005D4A8A">
        <w:rPr>
          <w:szCs w:val="24"/>
        </w:rPr>
        <w:fldChar w:fldCharType="end"/>
      </w:r>
      <w:r w:rsidRPr="005D4A8A">
        <w:rPr>
          <w:szCs w:val="24"/>
        </w:rPr>
        <w:t xml:space="preserve"> as a sequence generator for underrepresented classes.</w:t>
      </w:r>
      <w:r>
        <w:rPr>
          <w:szCs w:val="24"/>
        </w:rPr>
        <w:t xml:space="preserve"> </w:t>
      </w:r>
      <w:r w:rsidRPr="00CF1F58">
        <w:rPr>
          <w:szCs w:val="24"/>
        </w:rPr>
        <w:t>The GAN generate</w:t>
      </w:r>
      <w:r w:rsidR="001A5B6E">
        <w:rPr>
          <w:szCs w:val="24"/>
        </w:rPr>
        <w:t>s</w:t>
      </w:r>
      <w:r w:rsidRPr="00CF1F58">
        <w:rPr>
          <w:szCs w:val="24"/>
        </w:rPr>
        <w:t xml:space="preserve"> pseudo-samples that preserve </w:t>
      </w:r>
      <w:r w:rsidR="001A5B6E">
        <w:rPr>
          <w:szCs w:val="24"/>
        </w:rPr>
        <w:t>key</w:t>
      </w:r>
      <w:r w:rsidRPr="00CF1F58">
        <w:rPr>
          <w:szCs w:val="24"/>
        </w:rPr>
        <w:t xml:space="preserve"> characteristics of authentic rare-modification sequences</w:t>
      </w:r>
      <w:r w:rsidR="001A5B6E">
        <w:rPr>
          <w:szCs w:val="24"/>
        </w:rPr>
        <w:t>, which</w:t>
      </w:r>
      <w:r w:rsidRPr="00CF1F58">
        <w:rPr>
          <w:szCs w:val="24"/>
        </w:rPr>
        <w:t xml:space="preserve"> </w:t>
      </w:r>
      <w:r w:rsidR="001A5B6E">
        <w:rPr>
          <w:szCs w:val="24"/>
        </w:rPr>
        <w:t>are</w:t>
      </w:r>
      <w:r w:rsidRPr="00CF1F58">
        <w:rPr>
          <w:szCs w:val="24"/>
        </w:rPr>
        <w:t xml:space="preserve"> used </w:t>
      </w:r>
      <w:r w:rsidR="001A5B6E">
        <w:rPr>
          <w:szCs w:val="24"/>
        </w:rPr>
        <w:t xml:space="preserve">for data </w:t>
      </w:r>
      <w:r w:rsidRPr="00CF1F58">
        <w:rPr>
          <w:szCs w:val="24"/>
        </w:rPr>
        <w:t>augment</w:t>
      </w:r>
      <w:r w:rsidR="001A5B6E">
        <w:rPr>
          <w:szCs w:val="24"/>
        </w:rPr>
        <w:t>ation</w:t>
      </w:r>
      <w:r w:rsidRPr="00CF1F58">
        <w:rPr>
          <w:szCs w:val="24"/>
        </w:rPr>
        <w:t>.</w:t>
      </w:r>
      <w:r>
        <w:rPr>
          <w:szCs w:val="24"/>
        </w:rPr>
        <w:t xml:space="preserve"> </w:t>
      </w:r>
      <w:r w:rsidR="004414F7">
        <w:rPr>
          <w:szCs w:val="24"/>
        </w:rPr>
        <w:t xml:space="preserve">To avoid limiting </w:t>
      </w:r>
      <w:r w:rsidRPr="005669BF">
        <w:rPr>
          <w:szCs w:val="24"/>
        </w:rPr>
        <w:t xml:space="preserve">exposure </w:t>
      </w:r>
      <w:r w:rsidR="004414F7">
        <w:rPr>
          <w:szCs w:val="24"/>
        </w:rPr>
        <w:t xml:space="preserve">to the </w:t>
      </w:r>
      <w:r w:rsidRPr="005669BF">
        <w:rPr>
          <w:szCs w:val="24"/>
        </w:rPr>
        <w:t xml:space="preserve">full sequence </w:t>
      </w:r>
      <w:r w:rsidR="004414F7" w:rsidRPr="005669BF">
        <w:rPr>
          <w:szCs w:val="24"/>
        </w:rPr>
        <w:t>diversity</w:t>
      </w:r>
      <w:r w:rsidR="004414F7">
        <w:rPr>
          <w:szCs w:val="24"/>
        </w:rPr>
        <w:t xml:space="preserve"> of abundant classes</w:t>
      </w:r>
      <w:r w:rsidR="004414F7" w:rsidRPr="005669BF">
        <w:rPr>
          <w:szCs w:val="24"/>
        </w:rPr>
        <w:t>,</w:t>
      </w:r>
      <w:r w:rsidR="004414F7">
        <w:rPr>
          <w:szCs w:val="24"/>
        </w:rPr>
        <w:t xml:space="preserve"> </w:t>
      </w:r>
      <w:r w:rsidRPr="005669BF">
        <w:rPr>
          <w:szCs w:val="24"/>
        </w:rPr>
        <w:t xml:space="preserve">we </w:t>
      </w:r>
      <w:r w:rsidR="004414F7">
        <w:rPr>
          <w:szCs w:val="24"/>
        </w:rPr>
        <w:t>set</w:t>
      </w:r>
      <w:r w:rsidRPr="005669BF">
        <w:rPr>
          <w:szCs w:val="24"/>
        </w:rPr>
        <w:t xml:space="preserve"> a training-epoch threshold</w:t>
      </w:r>
      <w:r>
        <w:rPr>
          <w:szCs w:val="24"/>
        </w:rPr>
        <w:t xml:space="preserve"> </w:t>
      </w:r>
      <m:oMath>
        <m:r>
          <w:rPr>
            <w:rFonts w:ascii="Cambria Math" w:hAnsi="Cambria Math"/>
            <w:szCs w:val="24"/>
          </w:rPr>
          <m:t>θ</m:t>
        </m:r>
      </m:oMath>
      <w:r>
        <w:rPr>
          <w:szCs w:val="24"/>
        </w:rPr>
        <w:t xml:space="preserve">. </w:t>
      </w:r>
      <w:r w:rsidRPr="001518BC">
        <w:rPr>
          <w:szCs w:val="24"/>
        </w:rPr>
        <w:t xml:space="preserve">Once the epoch </w:t>
      </w:r>
      <w:r w:rsidR="004414F7">
        <w:rPr>
          <w:szCs w:val="24"/>
        </w:rPr>
        <w:t xml:space="preserve">count </w:t>
      </w:r>
      <w:r w:rsidRPr="001518BC">
        <w:rPr>
          <w:szCs w:val="24"/>
        </w:rPr>
        <w:t>exceed</w:t>
      </w:r>
      <w:r w:rsidR="004414F7">
        <w:rPr>
          <w:szCs w:val="24"/>
        </w:rPr>
        <w:t xml:space="preserve">s </w:t>
      </w:r>
      <m:oMath>
        <m:r>
          <w:rPr>
            <w:rFonts w:ascii="Cambria Math" w:hAnsi="Cambria Math"/>
            <w:szCs w:val="24"/>
          </w:rPr>
          <m:t>θ</m:t>
        </m:r>
      </m:oMath>
      <w:r w:rsidRPr="001518BC">
        <w:rPr>
          <w:szCs w:val="24"/>
        </w:rPr>
        <w:t xml:space="preserve">, class-weighted sampling </w:t>
      </w:r>
      <w:r w:rsidR="004414F7">
        <w:rPr>
          <w:szCs w:val="24"/>
        </w:rPr>
        <w:t>is</w:t>
      </w:r>
      <w:r w:rsidRPr="001518BC">
        <w:rPr>
          <w:szCs w:val="24"/>
        </w:rPr>
        <w:t xml:space="preserve"> turned off and </w:t>
      </w:r>
      <w:r w:rsidR="004414F7" w:rsidRPr="001518BC">
        <w:rPr>
          <w:szCs w:val="24"/>
        </w:rPr>
        <w:t>full-</w:t>
      </w:r>
      <w:del w:id="77" w:author="Chao Deng" w:date="2026-05-07T09:47:00Z" w16du:dateUtc="2026-05-07T01:47:00Z">
        <w:r w:rsidR="004414F7" w:rsidRPr="001518BC" w:rsidDel="00591F32">
          <w:rPr>
            <w:szCs w:val="24"/>
          </w:rPr>
          <w:delText xml:space="preserve">dataset </w:delText>
        </w:r>
        <w:r w:rsidRPr="001518BC" w:rsidDel="00591F32">
          <w:rPr>
            <w:szCs w:val="24"/>
          </w:rPr>
          <w:delText xml:space="preserve"> traversal</w:delText>
        </w:r>
      </w:del>
      <w:ins w:id="78" w:author="Chao Deng" w:date="2026-05-07T09:47:00Z" w16du:dateUtc="2026-05-07T01:47:00Z">
        <w:r w:rsidR="00591F32" w:rsidRPr="001518BC">
          <w:rPr>
            <w:szCs w:val="24"/>
          </w:rPr>
          <w:t>dataset</w:t>
        </w:r>
        <w:r w:rsidR="00591F32" w:rsidRPr="001518BC" w:rsidDel="004414F7">
          <w:rPr>
            <w:szCs w:val="24"/>
          </w:rPr>
          <w:t xml:space="preserve"> </w:t>
        </w:r>
        <w:r w:rsidR="00591F32" w:rsidRPr="001518BC">
          <w:rPr>
            <w:szCs w:val="24"/>
          </w:rPr>
          <w:t>traversal</w:t>
        </w:r>
      </w:ins>
      <w:r w:rsidR="004414F7">
        <w:rPr>
          <w:szCs w:val="24"/>
        </w:rPr>
        <w:t xml:space="preserve"> resumes</w:t>
      </w:r>
      <w:r w:rsidRPr="001518BC">
        <w:rPr>
          <w:szCs w:val="24"/>
        </w:rPr>
        <w:t xml:space="preserve">. This design </w:t>
      </w:r>
      <w:r w:rsidR="004414F7">
        <w:rPr>
          <w:szCs w:val="24"/>
        </w:rPr>
        <w:t>enables</w:t>
      </w:r>
      <w:r w:rsidR="004414F7" w:rsidRPr="001518BC">
        <w:rPr>
          <w:szCs w:val="24"/>
        </w:rPr>
        <w:t xml:space="preserve"> </w:t>
      </w:r>
      <w:r w:rsidRPr="001518BC">
        <w:rPr>
          <w:szCs w:val="24"/>
        </w:rPr>
        <w:t xml:space="preserve">the model to first learn more balanced features across modification types and </w:t>
      </w:r>
      <w:r w:rsidR="004414F7">
        <w:rPr>
          <w:szCs w:val="24"/>
        </w:rPr>
        <w:t>latter</w:t>
      </w:r>
      <w:r w:rsidR="004414F7" w:rsidRPr="001518BC">
        <w:rPr>
          <w:szCs w:val="24"/>
        </w:rPr>
        <w:t xml:space="preserve"> </w:t>
      </w:r>
      <w:r w:rsidRPr="001518BC">
        <w:rPr>
          <w:szCs w:val="24"/>
        </w:rPr>
        <w:t xml:space="preserve">capture the </w:t>
      </w:r>
      <w:r w:rsidR="004414F7">
        <w:rPr>
          <w:szCs w:val="24"/>
        </w:rPr>
        <w:t>complete</w:t>
      </w:r>
      <w:r w:rsidR="004414F7" w:rsidRPr="001518BC">
        <w:rPr>
          <w:szCs w:val="24"/>
        </w:rPr>
        <w:t xml:space="preserve"> </w:t>
      </w:r>
      <w:r w:rsidRPr="001518BC">
        <w:rPr>
          <w:szCs w:val="24"/>
        </w:rPr>
        <w:t xml:space="preserve">diversity of abundant classes. No data augmentation was applied to the test set, ensuring all evaluations </w:t>
      </w:r>
      <w:r w:rsidR="004414F7">
        <w:rPr>
          <w:szCs w:val="24"/>
        </w:rPr>
        <w:t xml:space="preserve">reflect </w:t>
      </w:r>
      <w:r w:rsidRPr="001518BC">
        <w:rPr>
          <w:szCs w:val="24"/>
        </w:rPr>
        <w:t>realistic conditions.</w:t>
      </w:r>
    </w:p>
    <w:p w14:paraId="07BEA4AF" w14:textId="4B66CB44" w:rsidR="002E1906" w:rsidRPr="00D61B8E" w:rsidRDefault="002E1906" w:rsidP="002E1906">
      <w:pPr>
        <w:pStyle w:val="a0"/>
        <w:rPr>
          <w:szCs w:val="24"/>
          <w:lang w:val="en-US"/>
        </w:rPr>
      </w:pPr>
      <w:r w:rsidRPr="005D4A8A">
        <w:rPr>
          <w:szCs w:val="24"/>
        </w:rPr>
        <w:t>Model</w:t>
      </w:r>
      <w:r w:rsidR="003B6A72">
        <w:rPr>
          <w:szCs w:val="24"/>
        </w:rPr>
        <w:t xml:space="preserve"> architecture</w:t>
      </w:r>
      <w:r w:rsidR="003B6A72">
        <w:rPr>
          <w:szCs w:val="24"/>
          <w:lang w:val="en-US"/>
        </w:rPr>
        <w:t>re</w:t>
      </w:r>
    </w:p>
    <w:p w14:paraId="37C07549" w14:textId="2AA1349A" w:rsidR="002E1906" w:rsidRPr="004324EC" w:rsidRDefault="002E1906" w:rsidP="002E1906">
      <w:r w:rsidRPr="00E4036A">
        <w:t>mRModN</w:t>
      </w:r>
      <w:r w:rsidRPr="004324EC">
        <w:t xml:space="preserve"> is composed of four modules (</w:t>
      </w:r>
      <w:r>
        <w:rPr>
          <w:szCs w:val="24"/>
        </w:rPr>
        <w:fldChar w:fldCharType="begin"/>
      </w:r>
      <w:r>
        <w:rPr>
          <w:szCs w:val="24"/>
        </w:rPr>
        <w:instrText xml:space="preserve"> REF _Ref226646092 \h  \* MERGEFORMAT </w:instrText>
      </w:r>
      <w:r>
        <w:rPr>
          <w:szCs w:val="24"/>
        </w:rPr>
      </w:r>
      <w:r>
        <w:rPr>
          <w:szCs w:val="24"/>
        </w:rPr>
        <w:fldChar w:fldCharType="separate"/>
      </w:r>
      <w:ins w:id="79" w:author="Chao Deng" w:date="2026-05-09T11:14:00Z" w16du:dateUtc="2026-05-09T03:14:00Z">
        <w:r w:rsidR="00C85814" w:rsidRPr="0090649A">
          <w:t xml:space="preserve">Fig. </w:t>
        </w:r>
        <w:r w:rsidR="00C85814">
          <w:t>2</w:t>
        </w:r>
      </w:ins>
      <w:del w:id="80" w:author="Chao Deng" w:date="2026-05-09T11:14:00Z" w16du:dateUtc="2026-05-09T03:14:00Z">
        <w:r w:rsidR="00ED73F3" w:rsidRPr="0090649A" w:rsidDel="00C85814">
          <w:delText xml:space="preserve">Fig. </w:delText>
        </w:r>
        <w:r w:rsidR="00ED73F3" w:rsidDel="00C85814">
          <w:delText>2</w:delText>
        </w:r>
      </w:del>
      <w:r>
        <w:rPr>
          <w:szCs w:val="24"/>
        </w:rPr>
        <w:fldChar w:fldCharType="end"/>
      </w:r>
      <w:r>
        <w:rPr>
          <w:szCs w:val="24"/>
        </w:rPr>
        <w:t>b</w:t>
      </w:r>
      <w:r w:rsidRPr="004324EC">
        <w:t>)</w:t>
      </w:r>
      <w:r w:rsidR="007C714C">
        <w:rPr>
          <w:lang w:val="en-US"/>
        </w:rPr>
        <w:t>.</w:t>
      </w:r>
      <w:r>
        <w:t xml:space="preserve"> </w:t>
      </w:r>
      <w:r w:rsidR="007C714C">
        <w:t xml:space="preserve">1) </w:t>
      </w:r>
      <w:r w:rsidRPr="004324EC">
        <w:t xml:space="preserve">Embedding module transforms each RNA sequence into a joint numerical–structural representation by combining one-hot sequence encoding with RNAFold-derived structural information and packaging </w:t>
      </w:r>
      <w:r>
        <w:rPr>
          <w:rFonts w:hint="eastAsia"/>
        </w:rPr>
        <w:t>them</w:t>
      </w:r>
      <w:r w:rsidRPr="004324EC">
        <w:t xml:space="preserve"> as a PyTorch Geometric object. </w:t>
      </w:r>
      <w:r>
        <w:t xml:space="preserve">2) </w:t>
      </w:r>
      <w:r w:rsidRPr="004324EC">
        <w:t>Multi-view Motif Discovery (M</w:t>
      </w:r>
      <w:r w:rsidRPr="00851C47">
        <w:rPr>
          <w:vertAlign w:val="superscript"/>
        </w:rPr>
        <w:t>2</w:t>
      </w:r>
      <w:r w:rsidRPr="004324EC">
        <w:t xml:space="preserve">D) module then integrates positional encoding, planar sequence features, and structural topology to capture multi-view contextual patterns. On top of this representation, </w:t>
      </w:r>
      <w:r>
        <w:t xml:space="preserve">3) </w:t>
      </w:r>
      <w:ins w:id="81" w:author="Chao Deng" w:date="2026-05-07T09:48:00Z" w16du:dateUtc="2026-05-07T01:48:00Z">
        <w:r w:rsidR="00F951B5" w:rsidRPr="00F951B5">
          <w:t>Mixture of Hierarchical Experts (MoHE)</w:t>
        </w:r>
        <w:r w:rsidR="00F951B5">
          <w:t xml:space="preserve"> </w:t>
        </w:r>
      </w:ins>
      <w:del w:id="82" w:author="Chao Deng" w:date="2026-05-07T09:48:00Z" w16du:dateUtc="2026-05-07T01:48:00Z">
        <w:r w:rsidRPr="004324EC" w:rsidDel="00F951B5">
          <w:delText xml:space="preserve">Hierarchy Cross-Attention (HCA) </w:delText>
        </w:r>
      </w:del>
      <w:r w:rsidRPr="004324EC">
        <w:t xml:space="preserve">module learns modification-specific features in parallel by explicitly modeling the hierarchical relationships between nucleotides and RNA modification types. </w:t>
      </w:r>
      <w:r>
        <w:t xml:space="preserve">4) </w:t>
      </w:r>
      <w:ins w:id="83" w:author="Chao Deng" w:date="2026-05-07T09:52:00Z" w16du:dateUtc="2026-05-07T01:52:00Z">
        <w:r w:rsidR="00363456">
          <w:t>m</w:t>
        </w:r>
        <w:r w:rsidR="00363456" w:rsidRPr="00363456">
          <w:t>ulti-Anchor Attention Pooling</w:t>
        </w:r>
      </w:ins>
      <w:ins w:id="84" w:author="Chao Deng" w:date="2026-05-07T09:53:00Z" w16du:dateUtc="2026-05-07T01:53:00Z">
        <w:r w:rsidR="00363456">
          <w:t xml:space="preserve"> (A</w:t>
        </w:r>
        <w:r w:rsidR="00363456" w:rsidRPr="00363456">
          <w:rPr>
            <w:vertAlign w:val="superscript"/>
            <w:rPrChange w:id="85" w:author="Chao Deng" w:date="2026-05-07T09:53:00Z" w16du:dateUtc="2026-05-07T01:53:00Z">
              <w:rPr/>
            </w:rPrChange>
          </w:rPr>
          <w:t>2</w:t>
        </w:r>
        <w:r w:rsidR="00363456">
          <w:t>P)</w:t>
        </w:r>
      </w:ins>
      <w:del w:id="86" w:author="Chao Deng" w:date="2026-05-07T09:52:00Z" w16du:dateUtc="2026-05-07T01:52:00Z">
        <w:r w:rsidRPr="004324EC" w:rsidDel="00363456">
          <w:delText>Attention Pooling</w:delText>
        </w:r>
      </w:del>
      <w:r w:rsidRPr="004324EC">
        <w:t xml:space="preserve"> module highlights modification-relevant nucleotides and produces nucleotide-</w:t>
      </w:r>
      <w:r w:rsidRPr="004324EC">
        <w:lastRenderedPageBreak/>
        <w:t>level localization scores from the attention distribution. Collectively, the M</w:t>
      </w:r>
      <w:r w:rsidRPr="00851C47">
        <w:rPr>
          <w:vertAlign w:val="superscript"/>
        </w:rPr>
        <w:t>2</w:t>
      </w:r>
      <w:r w:rsidRPr="004324EC">
        <w:t xml:space="preserve">D, </w:t>
      </w:r>
      <w:ins w:id="87" w:author="Chao Deng" w:date="2026-05-07T09:53:00Z" w16du:dateUtc="2026-05-07T01:53:00Z">
        <w:r w:rsidR="00DF1CC3" w:rsidRPr="00F951B5">
          <w:t>MoHE</w:t>
        </w:r>
      </w:ins>
      <w:del w:id="88" w:author="Chao Deng" w:date="2026-05-07T09:53:00Z" w16du:dateUtc="2026-05-07T01:53:00Z">
        <w:r w:rsidRPr="004324EC" w:rsidDel="00DF1CC3">
          <w:delText>HCA</w:delText>
        </w:r>
      </w:del>
      <w:r w:rsidRPr="004324EC">
        <w:t xml:space="preserve">, and </w:t>
      </w:r>
      <w:ins w:id="89" w:author="Chao Deng" w:date="2026-05-07T09:53:00Z" w16du:dateUtc="2026-05-07T01:53:00Z">
        <w:r w:rsidR="00DF1CC3">
          <w:t>A</w:t>
        </w:r>
        <w:r w:rsidR="00DF1CC3" w:rsidRPr="00F3525B">
          <w:rPr>
            <w:vertAlign w:val="superscript"/>
          </w:rPr>
          <w:t>2</w:t>
        </w:r>
        <w:r w:rsidR="00DF1CC3">
          <w:t>P</w:t>
        </w:r>
      </w:ins>
      <w:del w:id="90" w:author="Chao Deng" w:date="2026-05-07T09:53:00Z" w16du:dateUtc="2026-05-07T01:53:00Z">
        <w:r w:rsidRPr="004324EC" w:rsidDel="00DF1CC3">
          <w:delText>Attention Pooling</w:delText>
        </w:r>
      </w:del>
      <w:r w:rsidRPr="004324EC">
        <w:t xml:space="preserve"> modules represent the core methodological innovations of </w:t>
      </w:r>
      <w:r w:rsidRPr="00E4036A">
        <w:t>mRModN</w:t>
      </w:r>
      <w:r w:rsidRPr="004324EC">
        <w:t>.</w:t>
      </w:r>
    </w:p>
    <w:p w14:paraId="6D6055B2" w14:textId="77777777" w:rsidR="002E1906" w:rsidRPr="005D4A8A" w:rsidRDefault="002E1906" w:rsidP="002E1906">
      <w:pPr>
        <w:rPr>
          <w:szCs w:val="24"/>
        </w:rPr>
      </w:pPr>
      <w:r w:rsidRPr="005D4A8A">
        <w:rPr>
          <w:szCs w:val="24"/>
        </w:rPr>
        <w:t xml:space="preserve">Given input sequences </w:t>
      </w:r>
      <m:oMath>
        <m:r>
          <w:rPr>
            <w:rFonts w:ascii="Cambria Math" w:hAnsi="Cambria Math"/>
            <w:szCs w:val="24"/>
          </w:rPr>
          <m:t>X∈</m:t>
        </m:r>
        <m:sSup>
          <m:sSupPr>
            <m:ctrlPr>
              <w:rPr>
                <w:rFonts w:ascii="Cambria Math" w:hAnsi="Cambria Math"/>
                <w:i/>
                <w:szCs w:val="24"/>
              </w:rPr>
            </m:ctrlPr>
          </m:sSupPr>
          <m:e>
            <m:r>
              <m:rPr>
                <m:scr m:val="script"/>
                <m:sty m:val="p"/>
              </m:rPr>
              <w:rPr>
                <w:rFonts w:ascii="Cambria Math" w:hAnsi="Cambria Math"/>
                <w:szCs w:val="24"/>
              </w:rPr>
              <m:t>A</m:t>
            </m:r>
          </m:e>
          <m:sup>
            <m:r>
              <w:rPr>
                <w:rFonts w:ascii="Cambria Math" w:hAnsi="Cambria Math"/>
                <w:szCs w:val="24"/>
              </w:rPr>
              <m:t>B×L</m:t>
            </m:r>
          </m:sup>
        </m:sSup>
      </m:oMath>
      <w:r w:rsidRPr="005D4A8A">
        <w:rPr>
          <w:szCs w:val="24"/>
        </w:rPr>
        <w:t xml:space="preserve"> from data process module, </w:t>
      </w:r>
      <m:oMath>
        <m:sSup>
          <m:sSupPr>
            <m:ctrlPr>
              <w:rPr>
                <w:rFonts w:ascii="Cambria Math" w:hAnsi="Cambria Math"/>
                <w:i/>
                <w:szCs w:val="24"/>
              </w:rPr>
            </m:ctrlPr>
          </m:sSupPr>
          <m:e>
            <m:r>
              <m:rPr>
                <m:scr m:val="script"/>
                <m:sty m:val="p"/>
              </m:rPr>
              <w:rPr>
                <w:rFonts w:ascii="Cambria Math" w:hAnsi="Cambria Math"/>
                <w:szCs w:val="24"/>
              </w:rPr>
              <m:t>A</m:t>
            </m:r>
          </m:e>
          <m:sup>
            <m:r>
              <w:rPr>
                <w:rFonts w:ascii="Cambria Math" w:hAnsi="Cambria Math"/>
                <w:szCs w:val="24"/>
              </w:rPr>
              <m:t xml:space="preserve"> </m:t>
            </m:r>
          </m:sup>
        </m:sSup>
        <m:r>
          <w:rPr>
            <w:rFonts w:ascii="Cambria Math" w:hAnsi="Cambria Math"/>
            <w:szCs w:val="24"/>
          </w:rPr>
          <m:t>=</m:t>
        </m:r>
        <m:d>
          <m:dPr>
            <m:begChr m:val="{"/>
            <m:endChr m:val="}"/>
            <m:ctrlPr>
              <w:rPr>
                <w:rFonts w:ascii="Cambria Math" w:hAnsi="Cambria Math"/>
                <w:i/>
                <w:szCs w:val="24"/>
              </w:rPr>
            </m:ctrlPr>
          </m:dPr>
          <m:e>
            <m:r>
              <w:rPr>
                <w:rFonts w:ascii="Cambria Math" w:hAnsi="Cambria Math"/>
                <w:szCs w:val="24"/>
              </w:rPr>
              <m:t>A,U,G,C</m:t>
            </m:r>
          </m:e>
        </m:d>
      </m:oMath>
      <w:r w:rsidRPr="005D4A8A">
        <w:rPr>
          <w:szCs w:val="24"/>
        </w:rPr>
        <w:t xml:space="preserve"> is the character set, </w:t>
      </w:r>
      <m:oMath>
        <m:r>
          <w:rPr>
            <w:rFonts w:ascii="Cambria Math" w:hAnsi="Cambria Math"/>
            <w:szCs w:val="24"/>
          </w:rPr>
          <m:t>B</m:t>
        </m:r>
      </m:oMath>
      <w:r w:rsidRPr="005D4A8A">
        <w:rPr>
          <w:szCs w:val="24"/>
        </w:rPr>
        <w:t xml:space="preserve"> denotes the batch size, and</w:t>
      </w:r>
      <w:r w:rsidRPr="00980848">
        <w:rPr>
          <w:szCs w:val="24"/>
        </w:rPr>
        <w:t xml:space="preserve"> </w:t>
      </w:r>
      <m:oMath>
        <m:r>
          <w:rPr>
            <w:rFonts w:ascii="Cambria Math" w:hAnsi="Cambria Math"/>
            <w:szCs w:val="24"/>
          </w:rPr>
          <m:t>L</m:t>
        </m:r>
      </m:oMath>
      <w:r w:rsidRPr="00980848">
        <w:rPr>
          <w:szCs w:val="24"/>
        </w:rPr>
        <w:t xml:space="preserve"> </w:t>
      </w:r>
      <w:r w:rsidRPr="005D4A8A">
        <w:rPr>
          <w:szCs w:val="24"/>
        </w:rPr>
        <w:t>is the length of the RNA sequence, the embedding module first converts the original</w:t>
      </w:r>
      <w:r w:rsidRPr="00980848">
        <w:rPr>
          <w:szCs w:val="24"/>
        </w:rPr>
        <w:t xml:space="preserve"> </w:t>
      </w:r>
      <m:oMath>
        <m:r>
          <w:rPr>
            <w:rFonts w:ascii="Cambria Math" w:hAnsi="Cambria Math"/>
            <w:szCs w:val="24"/>
          </w:rPr>
          <m:t>X</m:t>
        </m:r>
      </m:oMath>
      <w:r w:rsidRPr="00980848">
        <w:rPr>
          <w:szCs w:val="24"/>
        </w:rPr>
        <w:t xml:space="preserve"> </w:t>
      </w:r>
      <w:r w:rsidRPr="005D4A8A">
        <w:rPr>
          <w:szCs w:val="24"/>
        </w:rPr>
        <w:t>into a high-dimensional feature representation:</w:t>
      </w:r>
    </w:p>
    <w:p w14:paraId="23C48840" w14:textId="77777777" w:rsidR="002E1906" w:rsidRPr="005D4A8A" w:rsidRDefault="00000000" w:rsidP="002E1906">
      <w:pPr>
        <w:rPr>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emb</m:t>
                  </m:r>
                </m:sub>
              </m:sSub>
              <m:r>
                <m:rPr>
                  <m:sty m:val="p"/>
                </m:rPr>
                <w:rPr>
                  <w:rFonts w:ascii="Cambria Math" w:hAnsi="Cambria Math"/>
                  <w:szCs w:val="24"/>
                </w:rPr>
                <m:t>=</m:t>
              </m:r>
              <m:r>
                <w:rPr>
                  <w:rFonts w:ascii="Cambria Math" w:hAnsi="Cambria Math"/>
                  <w:szCs w:val="24"/>
                </w:rPr>
                <m:t>Embedding</m:t>
              </m:r>
              <m:d>
                <m:dPr>
                  <m:ctrlPr>
                    <w:rPr>
                      <w:rFonts w:ascii="Cambria Math" w:hAnsi="Cambria Math"/>
                      <w:szCs w:val="24"/>
                    </w:rPr>
                  </m:ctrlPr>
                </m:dPr>
                <m:e>
                  <m:r>
                    <w:rPr>
                      <w:rFonts w:ascii="Cambria Math" w:hAnsi="Cambria Math"/>
                      <w:szCs w:val="24"/>
                    </w:rPr>
                    <m:t>X</m:t>
                  </m:r>
                </m:e>
              </m:d>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e>
              </m:d>
            </m:e>
          </m:eqArr>
        </m:oMath>
      </m:oMathPara>
    </w:p>
    <w:p w14:paraId="45ABB905" w14:textId="77A2291A" w:rsidR="002E1906" w:rsidRDefault="002E1906" w:rsidP="002E1906">
      <w:pPr>
        <w:rPr>
          <w:szCs w:val="24"/>
        </w:rPr>
      </w:pPr>
      <w:r w:rsidRPr="005D4A8A">
        <w:rPr>
          <w:iCs/>
          <w:szCs w:val="24"/>
        </w:rPr>
        <w:t xml:space="preserve">Here,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n</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e</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b</m:t>
            </m:r>
          </m:sub>
        </m:sSub>
        <m:r>
          <w:rPr>
            <w:rFonts w:ascii="Cambria Math" w:hAnsi="Cambria Math"/>
            <w:szCs w:val="24"/>
          </w:rPr>
          <m:t>]</m:t>
        </m:r>
      </m:oMath>
      <w:r w:rsidRPr="005D4A8A">
        <w:rPr>
          <w:szCs w:val="24"/>
        </w:rPr>
        <w:t xml:space="preserve">, where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n</m:t>
            </m:r>
          </m:sub>
        </m:sSub>
      </m:oMath>
      <w:r w:rsidRPr="005D4A8A">
        <w:rPr>
          <w:szCs w:val="24"/>
        </w:rPr>
        <w:t xml:space="preserve"> represents node features derived from one-hot encoding of the RNA sequence;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t>
            </m:r>
          </m:sub>
        </m:sSub>
      </m:oMath>
      <w:r w:rsidRPr="005D4A8A">
        <w:rPr>
          <w:szCs w:val="24"/>
        </w:rPr>
        <w:t xml:space="preserve"> denotes edge weights, generated by extracting structural information via the </w:t>
      </w:r>
      <w:commentRangeStart w:id="91"/>
      <w:commentRangeStart w:id="92"/>
      <w:commentRangeStart w:id="93"/>
      <w:r w:rsidRPr="005D4A8A">
        <w:rPr>
          <w:szCs w:val="24"/>
        </w:rPr>
        <w:t>RNAFold algorithm</w:t>
      </w:r>
      <w:commentRangeEnd w:id="91"/>
      <w:r w:rsidR="001E3BAB">
        <w:rPr>
          <w:rStyle w:val="CommentReference"/>
          <w:rFonts w:ascii="Times New Roman" w:hAnsi="Times New Roman" w:cs="Times New Roman"/>
          <w:sz w:val="24"/>
          <w:szCs w:val="24"/>
        </w:rPr>
        <w:commentReference w:id="91"/>
      </w:r>
      <w:commentRangeEnd w:id="92"/>
      <w:r>
        <w:rPr>
          <w:rStyle w:val="CommentReference"/>
          <w:rFonts w:ascii="Times New Roman" w:hAnsi="Times New Roman" w:cs="Times New Roman"/>
          <w:sz w:val="24"/>
          <w:szCs w:val="24"/>
        </w:rPr>
        <w:commentReference w:id="92"/>
      </w:r>
      <w:commentRangeEnd w:id="93"/>
      <w:r w:rsidR="00E975DE">
        <w:rPr>
          <w:rStyle w:val="CommentReference"/>
          <w:rFonts w:ascii="Times New Roman" w:hAnsi="Times New Roman" w:cs="Times New Roman"/>
          <w:sz w:val="24"/>
          <w:szCs w:val="24"/>
        </w:rPr>
        <w:commentReference w:id="93"/>
      </w:r>
      <w:r>
        <w:rPr>
          <w:szCs w:val="24"/>
        </w:rPr>
        <w:fldChar w:fldCharType="begin">
          <w:fldData xml:space="preserve">PEVuZE5vdGU+PENpdGU+PEF1dGhvcj5Mb3Jlbno8L0F1dGhvcj48WWVhcj4yMDExPC9ZZWFyPjxS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</w:fldData>
        </w:fldChar>
      </w:r>
      <w:r w:rsidR="009E0B76">
        <w:rPr>
          <w:szCs w:val="24"/>
        </w:rPr>
        <w:instrText xml:space="preserve"> ADDIN EN.CITE </w:instrText>
      </w:r>
      <w:r w:rsidR="009E0B76">
        <w:rPr>
          <w:szCs w:val="24"/>
        </w:rPr>
        <w:fldChar w:fldCharType="begin">
          <w:fldData xml:space="preserve">PEVuZE5vdGU+PENpdGU+PEF1dGhvcj5Mb3Jlbno8L0F1dGhvcj48WWVhcj4yMDExPC9ZZWFyPjxS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</w:fldData>
        </w:fldChar>
      </w:r>
      <w:r w:rsidR="009E0B76">
        <w:rPr>
          <w:szCs w:val="24"/>
        </w:rPr>
        <w:instrText xml:space="preserve"> ADDIN EN.CITE.DATA </w:instrText>
      </w:r>
      <w:r w:rsidR="009E0B76">
        <w:rPr>
          <w:szCs w:val="24"/>
        </w:rPr>
      </w:r>
      <w:r w:rsidR="009E0B76">
        <w:rPr>
          <w:szCs w:val="24"/>
        </w:rPr>
        <w:fldChar w:fldCharType="end"/>
      </w:r>
      <w:r>
        <w:rPr>
          <w:szCs w:val="24"/>
        </w:rPr>
        <w:fldChar w:fldCharType="separate"/>
      </w:r>
      <w:r w:rsidR="009E0B76">
        <w:rPr>
          <w:noProof/>
          <w:szCs w:val="24"/>
        </w:rPr>
        <w:t>[43-47]</w:t>
      </w:r>
      <w:r>
        <w:rPr>
          <w:szCs w:val="24"/>
        </w:rPr>
        <w:fldChar w:fldCharType="end"/>
      </w:r>
      <w:r w:rsidRPr="005D4A8A">
        <w:rPr>
          <w:szCs w:val="24"/>
        </w:rPr>
        <w:t xml:space="preserve">; and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b</m:t>
            </m:r>
          </m:sub>
        </m:sSub>
      </m:oMath>
      <w:r w:rsidRPr="005D4A8A">
        <w:rPr>
          <w:szCs w:val="24"/>
        </w:rPr>
        <w:t xml:space="preserve"> serves as the graph identifier.</w:t>
      </w:r>
    </w:p>
    <w:p w14:paraId="67E5D060" w14:textId="77777777" w:rsidR="002E1906" w:rsidRPr="00E0583F" w:rsidRDefault="00000000" w:rsidP="002E1906">
      <w:pPr>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emb</m:t>
            </m:r>
          </m:sub>
        </m:sSub>
      </m:oMath>
      <w:r w:rsidR="002E1906" w:rsidRPr="005D4A8A">
        <w:rPr>
          <w:szCs w:val="24"/>
        </w:rPr>
        <w:t xml:space="preserve"> is then passed to the </w:t>
      </w:r>
      <w:r w:rsidR="002E1906" w:rsidRPr="00980848">
        <w:rPr>
          <w:szCs w:val="24"/>
        </w:rPr>
        <w:t>M</w:t>
      </w:r>
      <w:r w:rsidR="002E1906" w:rsidRPr="00980848">
        <w:rPr>
          <w:szCs w:val="24"/>
          <w:vertAlign w:val="superscript"/>
        </w:rPr>
        <w:t>2</w:t>
      </w:r>
      <w:r w:rsidR="002E1906" w:rsidRPr="00980848">
        <w:rPr>
          <w:szCs w:val="24"/>
        </w:rPr>
        <w:t>D</w:t>
      </w:r>
      <w:r w:rsidR="002E1906" w:rsidRPr="005D4A8A">
        <w:rPr>
          <w:szCs w:val="24"/>
        </w:rPr>
        <w:t xml:space="preserve"> module, which jointly captures local sequential motif patterns and global topologica</w:t>
      </w:r>
      <w:r w:rsidR="002E1906" w:rsidRPr="00E0583F">
        <w:rPr>
          <w:szCs w:val="24"/>
        </w:rPr>
        <w:t>l structure to produce refined latent representations:</w:t>
      </w:r>
    </w:p>
    <w:p w14:paraId="7677F1BA" w14:textId="77777777" w:rsidR="002E1906" w:rsidRPr="005D4A8A" w:rsidRDefault="00000000" w:rsidP="002E1906">
      <w:pPr>
        <w:rPr>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ctx</m:t>
                  </m:r>
                </m:sub>
              </m:sSub>
              <m:r>
                <m:rPr>
                  <m:sty m:val="p"/>
                </m:rPr>
                <w:rPr>
                  <w:rFonts w:ascii="Cambria Math" w:hAnsi="Cambria Math"/>
                  <w:szCs w:val="24"/>
                </w:rPr>
                <m:t>=</m:t>
              </m:r>
              <m:sSup>
                <m:sSupPr>
                  <m:ctrlPr>
                    <w:rPr>
                      <w:rFonts w:ascii="Cambria Math" w:hAnsi="Cambria Math"/>
                      <w:szCs w:val="24"/>
                    </w:rPr>
                  </m:ctrlPr>
                </m:sSupPr>
                <m:e>
                  <m:r>
                    <w:rPr>
                      <w:rFonts w:ascii="Cambria Math" w:hAnsi="Cambria Math"/>
                      <w:szCs w:val="24"/>
                    </w:rPr>
                    <m:t>M</m:t>
                  </m:r>
                </m:e>
                <m:sup>
                  <m:r>
                    <m:rPr>
                      <m:sty m:val="p"/>
                    </m:rPr>
                    <w:rPr>
                      <w:rFonts w:ascii="Cambria Math" w:hAnsi="Cambria Math"/>
                      <w:szCs w:val="24"/>
                    </w:rPr>
                    <m:t>2</m:t>
                  </m:r>
                </m:sup>
              </m:sSup>
              <m:r>
                <w:rPr>
                  <w:rFonts w:ascii="Cambria Math" w:hAnsi="Cambria Math"/>
                  <w:szCs w:val="24"/>
                </w:rPr>
                <m:t>D</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emb</m:t>
                      </m:r>
                    </m:sub>
                  </m:sSub>
                </m:e>
              </m:d>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m:t>
                  </m:r>
                </m:e>
              </m:d>
            </m:e>
          </m:eqArr>
        </m:oMath>
      </m:oMathPara>
    </w:p>
    <w:p w14:paraId="72815A43" w14:textId="67E680E2" w:rsidR="002E1906" w:rsidRDefault="002E1906" w:rsidP="002E1906">
      <w:pPr>
        <w:rPr>
          <w:ins w:id="94" w:author="Chao Deng" w:date="2026-05-07T10:19:00Z" w16du:dateUtc="2026-05-07T02:19:00Z"/>
          <w:szCs w:val="24"/>
        </w:rPr>
      </w:pPr>
      <w:r w:rsidRPr="005D4A8A">
        <w:rPr>
          <w:szCs w:val="24"/>
        </w:rPr>
        <w:t xml:space="preserve">The extracted contextual features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ctx</m:t>
            </m:r>
          </m:sub>
        </m:sSub>
      </m:oMath>
      <w:r w:rsidRPr="005D4A8A">
        <w:rPr>
          <w:szCs w:val="24"/>
        </w:rPr>
        <w:t xml:space="preserve"> are subsequently processed by the </w:t>
      </w:r>
      <w:ins w:id="95" w:author="Chao Deng" w:date="2026-05-07T10:16:00Z" w16du:dateUtc="2026-05-07T02:16:00Z">
        <w:r w:rsidR="005D2454" w:rsidRPr="005D2454">
          <w:rPr>
            <w:szCs w:val="24"/>
          </w:rPr>
          <w:t>MoHE</w:t>
        </w:r>
      </w:ins>
      <w:del w:id="96" w:author="Chao Deng" w:date="2026-05-07T10:16:00Z" w16du:dateUtc="2026-05-07T02:16:00Z">
        <w:r w:rsidRPr="005D4A8A" w:rsidDel="005D2454">
          <w:rPr>
            <w:szCs w:val="24"/>
          </w:rPr>
          <w:delText>HCA</w:delText>
        </w:r>
      </w:del>
      <w:r w:rsidRPr="005D4A8A">
        <w:rPr>
          <w:szCs w:val="24"/>
        </w:rPr>
        <w:t xml:space="preserve"> module. To incorporate biological prior knowledge into the feature extraction process, this mod</w:t>
      </w:r>
      <w:r w:rsidRPr="00E0583F">
        <w:rPr>
          <w:szCs w:val="24"/>
        </w:rPr>
        <w:t xml:space="preserve">ule employs hierarchically structured query vectors to compute attention distributions over four nucleotide groups and twelve RNA modification subtypes, yielding hierarchical representations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group</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class</m:t>
            </m:r>
          </m:sub>
        </m:sSub>
      </m:oMath>
      <w:r w:rsidRPr="005D4A8A">
        <w:rPr>
          <w:szCs w:val="24"/>
        </w:rPr>
        <w:t>:</w:t>
      </w:r>
    </w:p>
    <w:p w14:paraId="1543D74C" w14:textId="55AD84CA" w:rsidR="00F367BA" w:rsidRPr="00F93236" w:rsidRDefault="00000000" w:rsidP="002E1906">
      <w:pPr>
        <w:rPr>
          <w:ins w:id="97" w:author="Chao Deng" w:date="2026-05-07T10:19:00Z" w16du:dateUtc="2026-05-07T02:19:00Z"/>
          <w:rPrChange w:id="98" w:author="Chao Deng" w:date="2026-05-07T10:19:00Z" w16du:dateUtc="2026-05-07T02:19:00Z">
            <w:rPr>
              <w:ins w:id="99" w:author="Chao Deng" w:date="2026-05-07T10:19:00Z" w16du:dateUtc="2026-05-07T02:19:00Z"/>
              <w:rFonts w:ascii="Cambria Math" w:hAnsi="Cambria Math"/>
              <w:i/>
            </w:rPr>
          </w:rPrChange>
        </w:rPr>
      </w:pPr>
      <m:oMathPara>
        <m:oMath>
          <m:eqArr>
            <m:eqArrPr>
              <m:maxDist m:val="1"/>
              <m:ctrlPr>
                <w:ins w:id="100" w:author="Chao Deng" w:date="2026-05-07T10:19:00Z" w16du:dateUtc="2026-05-07T02:19:00Z">
                  <w:rPr>
                    <w:rFonts w:ascii="Cambria Math" w:hAnsi="Cambria Math"/>
                    <w:i/>
                  </w:rPr>
                </w:ins>
              </m:ctrlPr>
            </m:eqArrPr>
            <m:e>
              <m:sSub>
                <m:sSubPr>
                  <m:ctrlPr>
                    <w:ins w:id="101" w:author="Chao Deng" w:date="2026-05-07T10:19:00Z" w16du:dateUtc="2026-05-07T02:19:00Z">
                      <w:rPr>
                        <w:rFonts w:ascii="Cambria Math" w:hAnsi="Cambria Math"/>
                      </w:rPr>
                    </w:ins>
                  </m:ctrlPr>
                </m:sSubPr>
                <m:e>
                  <m:r>
                    <w:ins w:id="102" w:author="Chao Deng" w:date="2026-05-07T10:19:00Z" w16du:dateUtc="2026-05-07T02:19:00Z">
                      <w:rPr>
                        <w:rFonts w:ascii="Cambria Math" w:hAnsi="Cambria Math"/>
                      </w:rPr>
                      <m:t>H</m:t>
                    </w:ins>
                  </m:r>
                </m:e>
                <m:sub>
                  <m:r>
                    <w:ins w:id="103" w:author="Chao Deng" w:date="2026-05-07T10:19:00Z" w16du:dateUtc="2026-05-07T02:19:00Z">
                      <w:rPr>
                        <w:rFonts w:ascii="Cambria Math" w:hAnsi="Cambria Math"/>
                      </w:rPr>
                      <m:t>group</m:t>
                    </w:ins>
                  </m:r>
                </m:sub>
              </m:sSub>
              <m:r>
                <w:ins w:id="104" w:author="Chao Deng" w:date="2026-05-07T10:19:00Z" w16du:dateUtc="2026-05-07T02:19:00Z">
                  <w:rPr>
                    <w:rFonts w:ascii="Cambria Math" w:hAnsi="Cambria Math"/>
                  </w:rPr>
                  <m:t>,</m:t>
                </w:ins>
              </m:r>
              <m:sSub>
                <m:sSubPr>
                  <m:ctrlPr>
                    <w:ins w:id="105" w:author="Chao Deng" w:date="2026-05-07T10:19:00Z" w16du:dateUtc="2026-05-07T02:19:00Z">
                      <w:rPr>
                        <w:rFonts w:ascii="Cambria Math" w:hAnsi="Cambria Math"/>
                      </w:rPr>
                    </w:ins>
                  </m:ctrlPr>
                </m:sSubPr>
                <m:e>
                  <m:r>
                    <w:ins w:id="106" w:author="Chao Deng" w:date="2026-05-07T10:19:00Z" w16du:dateUtc="2026-05-07T02:19:00Z">
                      <w:rPr>
                        <w:rFonts w:ascii="Cambria Math" w:hAnsi="Cambria Math"/>
                      </w:rPr>
                      <m:t>H</m:t>
                    </w:ins>
                  </m:r>
                </m:e>
                <m:sub>
                  <m:r>
                    <w:ins w:id="107" w:author="Chao Deng" w:date="2026-05-07T10:19:00Z" w16du:dateUtc="2026-05-07T02:19:00Z">
                      <w:rPr>
                        <w:rFonts w:ascii="Cambria Math" w:hAnsi="Cambria Math"/>
                      </w:rPr>
                      <m:t>class</m:t>
                    </w:ins>
                  </m:r>
                </m:sub>
              </m:sSub>
              <m:r>
                <w:ins w:id="108" w:author="Chao Deng" w:date="2026-05-07T10:19:00Z" w16du:dateUtc="2026-05-07T02:19:00Z">
                  <w:rPr>
                    <w:rFonts w:ascii="Cambria Math" w:hAnsi="Cambria Math"/>
                  </w:rPr>
                  <m:t>,</m:t>
                </w:ins>
              </m:r>
              <m:sSub>
                <m:sSubPr>
                  <m:ctrlPr>
                    <w:ins w:id="109" w:author="Chao Deng" w:date="2026-05-07T10:19:00Z" w16du:dateUtc="2026-05-07T02:19:00Z">
                      <w:rPr>
                        <w:rFonts w:ascii="Cambria Math" w:hAnsi="Cambria Math"/>
                      </w:rPr>
                    </w:ins>
                  </m:ctrlPr>
                </m:sSubPr>
                <m:e>
                  <m:r>
                    <w:ins w:id="110" w:author="Chao Deng" w:date="2026-05-07T10:19:00Z" w16du:dateUtc="2026-05-07T02:19:00Z">
                      <w:rPr>
                        <w:rFonts w:ascii="Cambria Math" w:hAnsi="Cambria Math"/>
                      </w:rPr>
                      <m:t>A</m:t>
                    </w:ins>
                  </m:r>
                </m:e>
                <m:sub>
                  <m:r>
                    <w:ins w:id="111" w:author="Chao Deng" w:date="2026-05-07T10:19:00Z" w16du:dateUtc="2026-05-07T02:19:00Z">
                      <w:rPr>
                        <w:rFonts w:ascii="Cambria Math" w:hAnsi="Cambria Math"/>
                      </w:rPr>
                      <m:t>atten</m:t>
                    </w:ins>
                  </m:r>
                </m:sub>
              </m:sSub>
              <m:r>
                <w:ins w:id="112" w:author="Chao Deng" w:date="2026-05-07T10:27:00Z" w16du:dateUtc="2026-05-07T02:27:00Z">
                  <w:rPr>
                    <w:rFonts w:ascii="Cambria Math" w:hAnsi="Cambria Math"/>
                  </w:rPr>
                  <m:t>=MoHE</m:t>
                </w:ins>
              </m:r>
              <m:d>
                <m:dPr>
                  <m:ctrlPr>
                    <w:ins w:id="113" w:author="Chao Deng" w:date="2026-05-07T10:19:00Z" w16du:dateUtc="2026-05-07T02:19:00Z">
                      <w:rPr>
                        <w:rFonts w:ascii="Cambria Math" w:hAnsi="Cambria Math"/>
                      </w:rPr>
                    </w:ins>
                  </m:ctrlPr>
                </m:dPr>
                <m:e>
                  <m:sSub>
                    <m:sSubPr>
                      <m:ctrlPr>
                        <w:ins w:id="114" w:author="Chao Deng" w:date="2026-05-07T10:19:00Z" w16du:dateUtc="2026-05-07T02:19:00Z">
                          <w:rPr>
                            <w:rFonts w:ascii="Cambria Math" w:hAnsi="Cambria Math"/>
                          </w:rPr>
                        </w:ins>
                      </m:ctrlPr>
                    </m:sSubPr>
                    <m:e>
                      <m:r>
                        <w:ins w:id="115" w:author="Chao Deng" w:date="2026-05-07T10:19:00Z" w16du:dateUtc="2026-05-07T02:19:00Z">
                          <w:rPr>
                            <w:rFonts w:ascii="Cambria Math" w:hAnsi="Cambria Math"/>
                          </w:rPr>
                          <m:t>X</m:t>
                        </w:ins>
                      </m:r>
                    </m:e>
                    <m:sub>
                      <m:r>
                        <w:ins w:id="116" w:author="Chao Deng" w:date="2026-05-07T10:19:00Z" w16du:dateUtc="2026-05-07T02:19:00Z">
                          <w:rPr>
                            <w:rFonts w:ascii="Cambria Math" w:hAnsi="Cambria Math"/>
                          </w:rPr>
                          <m:t>ctx</m:t>
                        </w:ins>
                      </m:r>
                    </m:sub>
                  </m:sSub>
                </m:e>
              </m:d>
              <m:r>
                <w:rPr>
                  <w:rFonts w:ascii="Cambria Math" w:hAnsi="Cambria Math"/>
                </w:rPr>
                <m:t>#</m:t>
              </m:r>
              <m:d>
                <m:dPr>
                  <m:ctrlPr>
                    <w:ins w:id="117" w:author="Chao Deng" w:date="2026-05-07T10:19:00Z" w16du:dateUtc="2026-05-07T02:19:00Z">
                      <w:rPr>
                        <w:rFonts w:ascii="Cambria Math" w:hAnsi="Cambria Math"/>
                        <w:i/>
                      </w:rPr>
                    </w:ins>
                  </m:ctrlPr>
                </m:dPr>
                <m:e>
                  <m:r>
                    <w:ins w:id="118" w:author="Chao Deng" w:date="2026-05-07T10:19:00Z" w16du:dateUtc="2026-05-07T02:19:00Z">
                      <w:rPr>
                        <w:rFonts w:ascii="Cambria Math"/>
                      </w:rPr>
                      <m:t>4</m:t>
                    </w:ins>
                  </m:r>
                </m:e>
              </m:d>
            </m:e>
          </m:eqArr>
        </m:oMath>
      </m:oMathPara>
    </w:p>
    <w:p w14:paraId="23B4BF0C" w14:textId="5734E7C9" w:rsidR="00F93236" w:rsidRPr="00F93236" w:rsidRDefault="00091BE1" w:rsidP="002E1906">
      <w:pPr>
        <w:rPr>
          <w:szCs w:val="24"/>
        </w:rPr>
      </w:pPr>
      <w:ins w:id="119" w:author="Chao Deng" w:date="2026-05-07T10:21:00Z" w16du:dateUtc="2026-05-07T02:21:00Z">
        <w:r w:rsidRPr="00091BE1">
          <w:rPr>
            <w:szCs w:val="24"/>
          </w:rPr>
          <w:t>Following the feature extraction, the model outputs predictions for the four nucleotide groups</w:t>
        </w:r>
      </w:ins>
      <w:ins w:id="120" w:author="Chao Deng" w:date="2026-05-07T10:28:00Z" w16du:dateUtc="2026-05-07T02:28:00Z">
        <w:r w:rsidR="00813599">
          <w:rPr>
            <w:rFonts w:hint="eastAsia"/>
            <w:szCs w:val="24"/>
          </w:rPr>
          <w:t xml:space="preserve"> predict </w:t>
        </w:r>
      </w:ins>
      <w:ins w:id="121" w:author="Chao Deng" w:date="2026-05-07T10:21:00Z" w16du:dateUtc="2026-05-07T02:21:00Z">
        <w:r w:rsidRPr="00091BE1">
          <w:rPr>
            <w:szCs w:val="24"/>
          </w:rPr>
          <w:t xml:space="preserve"> </w:t>
        </w:r>
      </w:ins>
      <m:oMath>
        <m:sSub>
          <m:sSubPr>
            <m:ctrlPr>
              <w:ins w:id="122" w:author="Chao Deng" w:date="2026-05-07T10:21:00Z" w16du:dateUtc="2026-05-07T02:21:00Z">
                <w:rPr>
                  <w:rFonts w:ascii="Cambria Math" w:hAnsi="Cambria Math"/>
                  <w:szCs w:val="24"/>
                </w:rPr>
              </w:ins>
            </m:ctrlPr>
          </m:sSubPr>
          <m:e>
            <m:r>
              <w:ins w:id="123" w:author="Chao Deng" w:date="2026-05-07T10:21:00Z" w16du:dateUtc="2026-05-07T02:21:00Z">
                <w:rPr>
                  <w:rFonts w:ascii="Cambria Math" w:hAnsi="Cambria Math"/>
                  <w:szCs w:val="24"/>
                </w:rPr>
                <m:t>Y</m:t>
              </w:ins>
            </m:r>
          </m:e>
          <m:sub>
            <m:r>
              <w:ins w:id="124" w:author="Chao Deng" w:date="2026-05-07T10:21:00Z" w16du:dateUtc="2026-05-07T02:21:00Z">
                <w:rPr>
                  <w:rFonts w:ascii="Cambria Math" w:hAnsi="Cambria Math"/>
                  <w:szCs w:val="24"/>
                </w:rPr>
                <m:t>group</m:t>
              </w:ins>
            </m:r>
          </m:sub>
        </m:sSub>
      </m:oMath>
      <w:ins w:id="125" w:author="Chao Deng" w:date="2026-05-07T10:21:00Z" w16du:dateUtc="2026-05-07T02:21:00Z">
        <w:r w:rsidRPr="00091BE1">
          <w:rPr>
            <w:szCs w:val="24"/>
          </w:rPr>
          <w:t xml:space="preserve"> and twelve modification subtypes</w:t>
        </w:r>
      </w:ins>
      <w:ins w:id="126" w:author="Chao Deng" w:date="2026-05-07T10:28:00Z" w16du:dateUtc="2026-05-07T02:28:00Z">
        <w:r w:rsidR="00813599">
          <w:rPr>
            <w:rFonts w:hint="eastAsia"/>
            <w:szCs w:val="24"/>
          </w:rPr>
          <w:t xml:space="preserve"> predict</w:t>
        </w:r>
      </w:ins>
      <w:ins w:id="127" w:author="Chao Deng" w:date="2026-05-07T10:21:00Z" w16du:dateUtc="2026-05-07T02:21:00Z">
        <w:r w:rsidRPr="00091BE1">
          <w:rPr>
            <w:szCs w:val="24"/>
          </w:rPr>
          <w:t xml:space="preserve"> </w:t>
        </w:r>
      </w:ins>
      <m:oMath>
        <m:sSub>
          <m:sSubPr>
            <m:ctrlPr>
              <w:ins w:id="128" w:author="Chao Deng" w:date="2026-05-07T10:22:00Z" w16du:dateUtc="2026-05-07T02:22:00Z">
                <w:rPr>
                  <w:rFonts w:ascii="Cambria Math" w:hAnsi="Cambria Math"/>
                  <w:szCs w:val="24"/>
                </w:rPr>
              </w:ins>
            </m:ctrlPr>
          </m:sSubPr>
          <m:e>
            <m:r>
              <w:ins w:id="129" w:author="Chao Deng" w:date="2026-05-07T10:22:00Z" w16du:dateUtc="2026-05-07T02:22:00Z">
                <w:rPr>
                  <w:rFonts w:ascii="Cambria Math" w:hAnsi="Cambria Math"/>
                  <w:szCs w:val="24"/>
                </w:rPr>
                <m:t>Y</m:t>
              </w:ins>
            </m:r>
          </m:e>
          <m:sub>
            <m:r>
              <w:ins w:id="130" w:author="Chao Deng" w:date="2026-05-07T10:22:00Z" w16du:dateUtc="2026-05-07T02:22:00Z">
                <w:rPr>
                  <w:rFonts w:ascii="Cambria Math" w:hAnsi="Cambria Math"/>
                  <w:szCs w:val="24"/>
                </w:rPr>
                <m:t>class</m:t>
              </w:ins>
            </m:r>
          </m:sub>
        </m:sSub>
      </m:oMath>
      <w:ins w:id="131" w:author="Chao Deng" w:date="2026-05-07T10:21:00Z" w16du:dateUtc="2026-05-07T02:21:00Z">
        <w:r w:rsidRPr="00091BE1">
          <w:rPr>
            <w:szCs w:val="24"/>
          </w:rPr>
          <w:t xml:space="preserve"> through specialized expert-level </w:t>
        </w:r>
      </w:ins>
      <w:ins w:id="132" w:author="Chao Deng" w:date="2026-05-07T10:22:00Z" w16du:dateUtc="2026-05-07T02:22:00Z">
        <w:r w:rsidRPr="00091BE1">
          <w:rPr>
            <w:szCs w:val="24"/>
          </w:rPr>
          <w:t>classifiers.</w:t>
        </w:r>
      </w:ins>
      <w:ins w:id="133" w:author="Chao Deng" w:date="2026-05-07T10:21:00Z" w16du:dateUtc="2026-05-07T02:21:00Z">
        <w:r w:rsidRPr="00091BE1">
          <w:rPr>
            <w:szCs w:val="24"/>
          </w:rPr>
          <w:t xml:space="preserve"> When a modification is detected, the </w:t>
        </w:r>
      </w:ins>
      <w:ins w:id="134" w:author="Chao Deng" w:date="2026-05-07T10:26:00Z" w16du:dateUtc="2026-05-07T02:26:00Z">
        <w:r w:rsidR="005F1DE0">
          <w:rPr>
            <w:rFonts w:hint="eastAsia"/>
            <w:szCs w:val="24"/>
          </w:rPr>
          <w:t>A</w:t>
        </w:r>
        <w:r w:rsidR="005F1DE0" w:rsidRPr="005F1DE0">
          <w:rPr>
            <w:szCs w:val="24"/>
            <w:vertAlign w:val="superscript"/>
            <w:lang w:val="en-US"/>
            <w:rPrChange w:id="135" w:author="Chao Deng" w:date="2026-05-07T10:26:00Z" w16du:dateUtc="2026-05-07T02:26:00Z">
              <w:rPr>
                <w:szCs w:val="24"/>
                <w:lang w:val="en-US"/>
              </w:rPr>
            </w:rPrChange>
          </w:rPr>
          <w:t>2</w:t>
        </w:r>
        <w:r w:rsidR="005F1DE0">
          <w:rPr>
            <w:szCs w:val="24"/>
            <w:lang w:val="en-US"/>
          </w:rPr>
          <w:t xml:space="preserve">P </w:t>
        </w:r>
      </w:ins>
      <w:ins w:id="136" w:author="Chao Deng" w:date="2026-05-07T10:21:00Z" w16du:dateUtc="2026-05-07T02:21:00Z">
        <w:r w:rsidRPr="00091BE1">
          <w:rPr>
            <w:szCs w:val="24"/>
          </w:rPr>
          <w:t xml:space="preserve">module maps the attention distribution </w:t>
        </w:r>
      </w:ins>
      <m:oMath>
        <m:sSub>
          <m:sSubPr>
            <m:ctrlPr>
              <w:ins w:id="137" w:author="Chao Deng" w:date="2026-05-07T10:23:00Z" w16du:dateUtc="2026-05-07T02:23:00Z">
                <w:rPr>
                  <w:rFonts w:ascii="Cambria Math" w:hAnsi="Cambria Math"/>
                </w:rPr>
              </w:ins>
            </m:ctrlPr>
          </m:sSubPr>
          <m:e>
            <m:r>
              <w:ins w:id="138" w:author="Chao Deng" w:date="2026-05-07T10:23:00Z" w16du:dateUtc="2026-05-07T02:23:00Z">
                <w:rPr>
                  <w:rFonts w:ascii="Cambria Math" w:hAnsi="Cambria Math"/>
                </w:rPr>
                <m:t>A</m:t>
              </w:ins>
            </m:r>
          </m:e>
          <m:sub>
            <m:r>
              <w:ins w:id="139" w:author="Chao Deng" w:date="2026-05-07T10:23:00Z" w16du:dateUtc="2026-05-07T02:23:00Z">
                <w:rPr>
                  <w:rFonts w:ascii="Cambria Math" w:hAnsi="Cambria Math"/>
                </w:rPr>
                <m:t>atten</m:t>
              </w:ins>
            </m:r>
          </m:sub>
        </m:sSub>
      </m:oMath>
      <w:ins w:id="140" w:author="Chao Deng" w:date="2026-05-07T10:21:00Z" w16du:dateUtc="2026-05-07T02:21:00Z">
        <w:r w:rsidRPr="00091BE1">
          <w:rPr>
            <w:szCs w:val="24"/>
          </w:rPr>
          <w:t xml:space="preserve"> into site-resolution localization scores </w:t>
        </w:r>
      </w:ins>
      <m:oMath>
        <m:sSub>
          <m:sSubPr>
            <m:ctrlPr>
              <w:ins w:id="141" w:author="Chao Deng" w:date="2026-05-07T10:26:00Z" w16du:dateUtc="2026-05-07T02:26:00Z">
                <w:rPr>
                  <w:rFonts w:ascii="Cambria Math" w:hAnsi="Cambria Math"/>
                  <w:szCs w:val="24"/>
                </w:rPr>
              </w:ins>
            </m:ctrlPr>
          </m:sSubPr>
          <m:e>
            <m:r>
              <w:ins w:id="142" w:author="Chao Deng" w:date="2026-05-07T10:26:00Z" w16du:dateUtc="2026-05-07T02:26:00Z">
                <w:rPr>
                  <w:rFonts w:ascii="Cambria Math" w:hAnsi="Cambria Math"/>
                  <w:szCs w:val="24"/>
                </w:rPr>
                <m:t>Y</m:t>
              </w:ins>
            </m:r>
          </m:e>
          <m:sub>
            <m:r>
              <w:ins w:id="143" w:author="Chao Deng" w:date="2026-05-07T10:26:00Z" w16du:dateUtc="2026-05-07T02:26:00Z">
                <w:rPr>
                  <w:rFonts w:ascii="Cambria Math" w:hAnsi="Cambria Math"/>
                  <w:szCs w:val="24"/>
                </w:rPr>
                <m:t>loc</m:t>
              </w:ins>
            </m:r>
          </m:sub>
        </m:sSub>
      </m:oMath>
      <w:ins w:id="144" w:author="Chao Deng" w:date="2026-05-07T10:21:00Z" w16du:dateUtc="2026-05-07T02:21:00Z">
        <w:r w:rsidRPr="00091BE1">
          <w:rPr>
            <w:szCs w:val="24"/>
          </w:rPr>
          <w:t>:</w:t>
        </w:r>
      </w:ins>
    </w:p>
    <w:p w14:paraId="6770B98B" w14:textId="6849FC45" w:rsidR="002E1906" w:rsidRPr="005D4A8A" w:rsidDel="007A3705" w:rsidRDefault="00000000" w:rsidP="002E1906">
      <w:pPr>
        <w:rPr>
          <w:del w:id="145" w:author="Chao Deng" w:date="2026-05-07T10:29:00Z" w16du:dateUtc="2026-05-07T02:29:00Z"/>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Y</m:t>
                  </m:r>
                </m:e>
                <m:sub>
                  <m:r>
                    <w:rPr>
                      <w:rFonts w:ascii="Cambria Math" w:hAnsi="Cambria Math"/>
                      <w:szCs w:val="24"/>
                    </w:rPr>
                    <m:t>group</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Y</m:t>
                  </m:r>
                </m:e>
                <m:sub>
                  <m:r>
                    <w:rPr>
                      <w:rFonts w:ascii="Cambria Math" w:hAnsi="Cambria Math"/>
                      <w:szCs w:val="24"/>
                    </w:rPr>
                    <m:t>class</m:t>
                  </m:r>
                </m:sub>
              </m:sSub>
              <m:r>
                <m:rPr>
                  <m:sty m:val="p"/>
                </m:rPr>
                <w:rPr>
                  <w:rFonts w:ascii="Cambria Math" w:hAnsi="Cambria Math"/>
                  <w:szCs w:val="24"/>
                </w:rPr>
                <m:t>=</m:t>
              </m:r>
              <m:r>
                <w:ins w:id="146" w:author="Chao Deng" w:date="2026-05-07T10:19:00Z" w16du:dateUtc="2026-05-07T02:19:00Z">
                  <w:rPr>
                    <w:rFonts w:ascii="Cambria Math" w:hAnsi="Cambria Math"/>
                  </w:rPr>
                  <m:t>Classifier</m:t>
                </w:ins>
              </m:r>
              <m:d>
                <m:dPr>
                  <m:ctrlPr>
                    <w:ins w:id="147" w:author="Chao Deng" w:date="2026-05-07T10:19:00Z" w16du:dateUtc="2026-05-07T02:19:00Z">
                      <w:rPr>
                        <w:rFonts w:ascii="Cambria Math" w:hAnsi="Cambria Math"/>
                      </w:rPr>
                    </w:ins>
                  </m:ctrlPr>
                </m:dPr>
                <m:e>
                  <m:sSub>
                    <m:sSubPr>
                      <m:ctrlPr>
                        <w:ins w:id="148" w:author="Chao Deng" w:date="2026-05-07T10:19:00Z" w16du:dateUtc="2026-05-07T02:19:00Z">
                          <w:rPr>
                            <w:rFonts w:ascii="Cambria Math" w:hAnsi="Cambria Math"/>
                          </w:rPr>
                        </w:ins>
                      </m:ctrlPr>
                    </m:sSubPr>
                    <m:e>
                      <m:r>
                        <w:ins w:id="149" w:author="Chao Deng" w:date="2026-05-07T10:19:00Z" w16du:dateUtc="2026-05-07T02:19:00Z">
                          <w:rPr>
                            <w:rFonts w:ascii="Cambria Math" w:hAnsi="Cambria Math"/>
                          </w:rPr>
                          <m:t>H</m:t>
                        </w:ins>
                      </m:r>
                    </m:e>
                    <m:sub>
                      <m:r>
                        <w:ins w:id="150" w:author="Chao Deng" w:date="2026-05-07T10:19:00Z" w16du:dateUtc="2026-05-07T02:19:00Z">
                          <w:rPr>
                            <w:rFonts w:ascii="Cambria Math" w:hAnsi="Cambria Math"/>
                          </w:rPr>
                          <m:t>group</m:t>
                        </w:ins>
                      </m:r>
                    </m:sub>
                  </m:sSub>
                  <m:r>
                    <w:ins w:id="151" w:author="Chao Deng" w:date="2026-05-07T10:19:00Z" w16du:dateUtc="2026-05-07T02:19:00Z">
                      <w:rPr>
                        <w:rFonts w:ascii="Cambria Math" w:hAnsi="Cambria Math"/>
                      </w:rPr>
                      <m:t>,</m:t>
                    </w:ins>
                  </m:r>
                  <m:sSub>
                    <m:sSubPr>
                      <m:ctrlPr>
                        <w:ins w:id="152" w:author="Chao Deng" w:date="2026-05-07T10:19:00Z" w16du:dateUtc="2026-05-07T02:19:00Z">
                          <w:rPr>
                            <w:rFonts w:ascii="Cambria Math" w:hAnsi="Cambria Math"/>
                          </w:rPr>
                        </w:ins>
                      </m:ctrlPr>
                    </m:sSubPr>
                    <m:e>
                      <m:r>
                        <w:ins w:id="153" w:author="Chao Deng" w:date="2026-05-07T10:19:00Z" w16du:dateUtc="2026-05-07T02:19:00Z">
                          <w:rPr>
                            <w:rFonts w:ascii="Cambria Math" w:hAnsi="Cambria Math"/>
                          </w:rPr>
                          <m:t>H</m:t>
                        </w:ins>
                      </m:r>
                    </m:e>
                    <m:sub>
                      <m:r>
                        <w:ins w:id="154" w:author="Chao Deng" w:date="2026-05-07T10:19:00Z" w16du:dateUtc="2026-05-07T02:19:00Z">
                          <w:rPr>
                            <w:rFonts w:ascii="Cambria Math" w:hAnsi="Cambria Math"/>
                          </w:rPr>
                          <m:t>class</m:t>
                        </w:ins>
                      </m:r>
                    </m:sub>
                  </m:sSub>
                </m:e>
              </m:d>
              <m:ctrlPr>
                <w:rPr>
                  <w:rFonts w:ascii="Cambria Math" w:eastAsia="Cambria Math" w:hAnsi="Cambria Math" w:cs="Cambria Math"/>
                  <w:i/>
                </w:rPr>
              </m:ctrlPr>
            </m:e>
            <m:e>
              <m:sSub>
                <m:sSubPr>
                  <m:ctrlPr>
                    <w:ins w:id="155" w:author="Chao Deng" w:date="2026-05-07T10:29:00Z" w16du:dateUtc="2026-05-07T02:29:00Z">
                      <w:rPr>
                        <w:rFonts w:ascii="Cambria Math" w:hAnsi="Cambria Math"/>
                        <w:szCs w:val="24"/>
                      </w:rPr>
                    </w:ins>
                  </m:ctrlPr>
                </m:sSubPr>
                <m:e>
                  <m:r>
                    <w:ins w:id="156" w:author="Chao Deng" w:date="2026-05-07T10:29:00Z" w16du:dateUtc="2026-05-07T02:29:00Z">
                      <w:rPr>
                        <w:rFonts w:ascii="Cambria Math" w:hAnsi="Cambria Math"/>
                        <w:szCs w:val="24"/>
                      </w:rPr>
                      <m:t>Y</m:t>
                    </w:ins>
                  </m:r>
                </m:e>
                <m:sub>
                  <m:r>
                    <w:ins w:id="157" w:author="Chao Deng" w:date="2026-05-07T10:29:00Z" w16du:dateUtc="2026-05-07T02:29:00Z">
                      <w:rPr>
                        <w:rFonts w:ascii="Cambria Math" w:hAnsi="Cambria Math"/>
                        <w:szCs w:val="24"/>
                      </w:rPr>
                      <m:t>loc</m:t>
                    </w:ins>
                  </m:r>
                </m:sub>
              </m:sSub>
              <m:r>
                <w:ins w:id="158" w:author="Chao Deng" w:date="2026-05-07T10:29:00Z" w16du:dateUtc="2026-05-07T02:29:00Z">
                  <m:rPr>
                    <m:sty m:val="p"/>
                  </m:rPr>
                  <w:rPr>
                    <w:rFonts w:ascii="Cambria Math" w:hAnsi="Cambria Math"/>
                    <w:szCs w:val="24"/>
                  </w:rPr>
                  <m:t>=</m:t>
                </w:ins>
              </m:r>
              <m:sSup>
                <m:sSupPr>
                  <m:ctrlPr>
                    <w:ins w:id="159" w:author="Chao Deng" w:date="2026-05-07T10:29:00Z" w16du:dateUtc="2026-05-07T02:29:00Z">
                      <w:rPr>
                        <w:rFonts w:ascii="Cambria Math" w:hAnsi="Cambria Math"/>
                        <w:szCs w:val="24"/>
                      </w:rPr>
                    </w:ins>
                  </m:ctrlPr>
                </m:sSupPr>
                <m:e>
                  <m:r>
                    <w:ins w:id="160" w:author="Chao Deng" w:date="2026-05-07T10:29:00Z" w16du:dateUtc="2026-05-07T02:29:00Z">
                      <w:rPr>
                        <w:rFonts w:ascii="Cambria Math" w:hAnsi="Cambria Math"/>
                        <w:szCs w:val="24"/>
                      </w:rPr>
                      <m:t>A</m:t>
                    </w:ins>
                  </m:r>
                </m:e>
                <m:sup>
                  <m:r>
                    <w:ins w:id="161" w:author="Chao Deng" w:date="2026-05-07T10:29:00Z" w16du:dateUtc="2026-05-07T02:29:00Z">
                      <m:rPr>
                        <m:sty m:val="p"/>
                      </m:rPr>
                      <w:rPr>
                        <w:rFonts w:ascii="Cambria Math" w:hAnsi="Cambria Math"/>
                        <w:szCs w:val="24"/>
                      </w:rPr>
                      <m:t>2</m:t>
                    </w:ins>
                  </m:r>
                </m:sup>
              </m:sSup>
              <m:r>
                <w:ins w:id="162" w:author="Chao Deng" w:date="2026-05-07T10:29:00Z" w16du:dateUtc="2026-05-07T02:29:00Z">
                  <w:rPr>
                    <w:rFonts w:ascii="Cambria Math" w:hAnsi="Cambria Math"/>
                    <w:szCs w:val="24"/>
                  </w:rPr>
                  <m:t>P</m:t>
                </w:ins>
              </m:r>
              <m:d>
                <m:dPr>
                  <m:ctrlPr>
                    <w:ins w:id="163" w:author="Chao Deng" w:date="2026-05-07T10:29:00Z" w16du:dateUtc="2026-05-07T02:29:00Z">
                      <w:rPr>
                        <w:rFonts w:ascii="Cambria Math" w:hAnsi="Cambria Math"/>
                        <w:szCs w:val="24"/>
                      </w:rPr>
                    </w:ins>
                  </m:ctrlPr>
                </m:dPr>
                <m:e>
                  <m:sSub>
                    <m:sSubPr>
                      <m:ctrlPr>
                        <w:ins w:id="164" w:author="Chao Deng" w:date="2026-05-07T10:29:00Z" w16du:dateUtc="2026-05-07T02:29:00Z">
                          <w:rPr>
                            <w:rFonts w:ascii="Cambria Math" w:hAnsi="Cambria Math"/>
                          </w:rPr>
                        </w:ins>
                      </m:ctrlPr>
                    </m:sSubPr>
                    <m:e>
                      <m:r>
                        <w:ins w:id="165" w:author="Chao Deng" w:date="2026-05-07T10:29:00Z" w16du:dateUtc="2026-05-07T02:29:00Z">
                          <w:rPr>
                            <w:rFonts w:ascii="Cambria Math" w:hAnsi="Cambria Math"/>
                          </w:rPr>
                          <m:t>A</m:t>
                        </w:ins>
                      </m:r>
                    </m:e>
                    <m:sub>
                      <m:r>
                        <w:ins w:id="166" w:author="Chao Deng" w:date="2026-05-07T10:29:00Z" w16du:dateUtc="2026-05-07T02:29:00Z">
                          <w:rPr>
                            <w:rFonts w:ascii="Cambria Math" w:hAnsi="Cambria Math"/>
                          </w:rPr>
                          <m:t>atten</m:t>
                        </w:ins>
                      </m:r>
                    </m:sub>
                  </m:sSub>
                </m:e>
              </m:d>
              <m:r>
                <w:del w:id="167" w:author="Chao Deng" w:date="2026-05-07T10:17:00Z" w16du:dateUtc="2026-05-07T02:17:00Z">
                  <w:rPr>
                    <w:rFonts w:ascii="Cambria Math" w:hAnsi="Cambria Math"/>
                    <w:szCs w:val="24"/>
                  </w:rPr>
                  <m:t>Classifier</m:t>
                </w:del>
              </m:r>
              <m:d>
                <m:dPr>
                  <m:ctrlPr>
                    <w:del w:id="168" w:author="Chao Deng" w:date="2026-05-07T10:19:00Z" w16du:dateUtc="2026-05-07T02:19:00Z">
                      <w:rPr>
                        <w:rFonts w:ascii="Cambria Math" w:hAnsi="Cambria Math"/>
                        <w:szCs w:val="24"/>
                      </w:rPr>
                    </w:del>
                  </m:ctrlPr>
                </m:dPr>
                <m:e>
                  <m:sSub>
                    <m:sSubPr>
                      <m:ctrlPr>
                        <w:del w:id="169" w:author="Chao Deng" w:date="2026-05-07T10:19:00Z" w16du:dateUtc="2026-05-07T02:19:00Z">
                          <w:rPr>
                            <w:rFonts w:ascii="Cambria Math" w:hAnsi="Cambria Math"/>
                            <w:szCs w:val="24"/>
                          </w:rPr>
                        </w:del>
                      </m:ctrlPr>
                    </m:sSubPr>
                    <m:e>
                      <m:r>
                        <w:del w:id="170" w:author="Chao Deng" w:date="2026-05-07T10:19:00Z" w16du:dateUtc="2026-05-07T02:19:00Z">
                          <w:rPr>
                            <w:rFonts w:ascii="Cambria Math" w:hAnsi="Cambria Math"/>
                            <w:szCs w:val="24"/>
                          </w:rPr>
                          <m:t>X</m:t>
                        </w:del>
                      </m:r>
                    </m:e>
                    <m:sub>
                      <m:r>
                        <w:del w:id="171" w:author="Chao Deng" w:date="2026-05-07T10:19:00Z" w16du:dateUtc="2026-05-07T02:19:00Z">
                          <w:rPr>
                            <w:rFonts w:ascii="Cambria Math" w:hAnsi="Cambria Math"/>
                            <w:szCs w:val="24"/>
                          </w:rPr>
                          <m:t>c</m:t>
                        </w:del>
                      </m:r>
                      <m:r>
                        <w:del w:id="172" w:author="Chao Deng" w:date="2026-05-07T10:19:00Z" w16du:dateUtc="2026-05-07T02:19:00Z">
                          <m:rPr>
                            <m:sty m:val="p"/>
                          </m:rPr>
                          <w:rPr>
                            <w:rFonts w:ascii="Cambria Math" w:hAnsi="Cambria Math"/>
                            <w:szCs w:val="24"/>
                          </w:rPr>
                          <m:t>1</m:t>
                        </w:del>
                      </m:r>
                    </m:sub>
                  </m:sSub>
                  <m:r>
                    <w:del w:id="173" w:author="Chao Deng" w:date="2026-05-07T10:19:00Z" w16du:dateUtc="2026-05-07T02:19:00Z">
                      <m:rPr>
                        <m:sty m:val="p"/>
                      </m:rPr>
                      <w:rPr>
                        <w:rFonts w:ascii="Cambria Math" w:hAnsi="Cambria Math"/>
                        <w:szCs w:val="24"/>
                      </w:rPr>
                      <m:t>,</m:t>
                    </w:del>
                  </m:r>
                  <m:sSub>
                    <m:sSubPr>
                      <m:ctrlPr>
                        <w:del w:id="174" w:author="Chao Deng" w:date="2026-05-07T10:19:00Z" w16du:dateUtc="2026-05-07T02:19:00Z">
                          <w:rPr>
                            <w:rFonts w:ascii="Cambria Math" w:hAnsi="Cambria Math"/>
                            <w:szCs w:val="24"/>
                          </w:rPr>
                        </w:del>
                      </m:ctrlPr>
                    </m:sSubPr>
                    <m:e>
                      <m:r>
                        <w:del w:id="175" w:author="Chao Deng" w:date="2026-05-07T10:19:00Z" w16du:dateUtc="2026-05-07T02:19:00Z">
                          <w:rPr>
                            <w:rFonts w:ascii="Cambria Math" w:hAnsi="Cambria Math"/>
                            <w:szCs w:val="24"/>
                          </w:rPr>
                          <m:t>X</m:t>
                        </w:del>
                      </m:r>
                    </m:e>
                    <m:sub>
                      <m:r>
                        <w:del w:id="176" w:author="Chao Deng" w:date="2026-05-07T10:19:00Z" w16du:dateUtc="2026-05-07T02:19:00Z">
                          <w:rPr>
                            <w:rFonts w:ascii="Cambria Math" w:hAnsi="Cambria Math"/>
                            <w:szCs w:val="24"/>
                          </w:rPr>
                          <m:t>c</m:t>
                        </w:del>
                      </m:r>
                      <m:r>
                        <w:del w:id="177" w:author="Chao Deng" w:date="2026-05-07T10:19:00Z" w16du:dateUtc="2026-05-07T02:19:00Z">
                          <m:rPr>
                            <m:sty m:val="p"/>
                          </m:rPr>
                          <w:rPr>
                            <w:rFonts w:ascii="Cambria Math" w:hAnsi="Cambria Math"/>
                            <w:szCs w:val="24"/>
                          </w:rPr>
                          <m:t>2</m:t>
                        </w:del>
                      </m:r>
                    </m:sub>
                  </m:sSub>
                </m:e>
              </m:d>
              <m:r>
                <m:rPr>
                  <m:sty m:val="p"/>
                </m:rPr>
                <w:rPr>
                  <w:rFonts w:ascii="Cambria Math" w:hAnsi="Cambria Math"/>
                  <w:szCs w:val="24"/>
                </w:rPr>
                <m:t>#</m:t>
              </m:r>
              <m:d>
                <m:dPr>
                  <m:ctrlPr>
                    <w:rPr>
                      <w:rFonts w:ascii="Cambria Math" w:hAnsi="Cambria Math"/>
                      <w:szCs w:val="24"/>
                    </w:rPr>
                  </m:ctrlPr>
                </m:dPr>
                <m:e>
                  <m:r>
                    <w:del w:id="178" w:author="Chao Deng" w:date="2026-05-07T10:28:00Z" w16du:dateUtc="2026-05-07T02:28:00Z">
                      <m:rPr>
                        <m:sty m:val="p"/>
                      </m:rPr>
                      <w:rPr>
                        <w:rFonts w:ascii="Cambria Math" w:hAnsi="Cambria Math"/>
                        <w:szCs w:val="24"/>
                      </w:rPr>
                      <m:t>4</m:t>
                    </w:del>
                  </m:r>
                  <m:r>
                    <w:ins w:id="179" w:author="Chao Deng" w:date="2026-05-07T10:28:00Z" w16du:dateUtc="2026-05-07T02:28:00Z">
                      <m:rPr>
                        <m:sty m:val="p"/>
                      </m:rPr>
                      <w:rPr>
                        <w:rFonts w:ascii="Cambria Math" w:hAnsi="Cambria Math"/>
                        <w:szCs w:val="24"/>
                      </w:rPr>
                      <m:t>5</m:t>
                    </w:ins>
                  </m:r>
                </m:e>
              </m:d>
            </m:e>
          </m:eqArr>
        </m:oMath>
      </m:oMathPara>
    </w:p>
    <w:p w14:paraId="6A8AF76A" w14:textId="4BD268ED" w:rsidR="002E1906" w:rsidRPr="005D4A8A" w:rsidRDefault="00000000" w:rsidP="002E1906">
      <w:pPr>
        <w:rPr>
          <w:szCs w:val="24"/>
        </w:rPr>
      </w:pPr>
      <m:oMathPara>
        <m:oMath>
          <m:eqArr>
            <m:eqArrPr>
              <m:maxDist m:val="1"/>
              <m:ctrlPr>
                <w:del w:id="180" w:author="Chao Deng" w:date="2026-05-07T10:29:00Z" w16du:dateUtc="2026-05-07T02:29:00Z">
                  <w:rPr>
                    <w:rFonts w:ascii="Cambria Math" w:hAnsi="Cambria Math"/>
                    <w:szCs w:val="24"/>
                  </w:rPr>
                </w:del>
              </m:ctrlPr>
            </m:eqArrPr>
            <m:e>
              <m:sSub>
                <m:sSubPr>
                  <m:ctrlPr>
                    <w:del w:id="181" w:author="Chao Deng" w:date="2026-05-07T10:29:00Z" w16du:dateUtc="2026-05-07T02:29:00Z">
                      <w:rPr>
                        <w:rFonts w:ascii="Cambria Math" w:hAnsi="Cambria Math"/>
                        <w:szCs w:val="24"/>
                      </w:rPr>
                    </w:del>
                  </m:ctrlPr>
                </m:sSubPr>
                <m:e>
                  <m:r>
                    <w:del w:id="182" w:author="Chao Deng" w:date="2026-05-07T10:29:00Z" w16du:dateUtc="2026-05-07T02:29:00Z">
                      <w:rPr>
                        <w:rFonts w:ascii="Cambria Math" w:hAnsi="Cambria Math"/>
                        <w:szCs w:val="24"/>
                      </w:rPr>
                      <m:t>Y</m:t>
                    </w:del>
                  </m:r>
                </m:e>
                <m:sub>
                  <m:r>
                    <w:del w:id="183" w:author="Chao Deng" w:date="2026-05-07T10:29:00Z" w16du:dateUtc="2026-05-07T02:29:00Z">
                      <w:rPr>
                        <w:rFonts w:ascii="Cambria Math" w:hAnsi="Cambria Math"/>
                        <w:szCs w:val="24"/>
                      </w:rPr>
                      <m:t>loc</m:t>
                    </w:del>
                  </m:r>
                </m:sub>
              </m:sSub>
              <m:r>
                <w:del w:id="184" w:author="Chao Deng" w:date="2026-05-07T10:29:00Z" w16du:dateUtc="2026-05-07T02:29:00Z">
                  <m:rPr>
                    <m:sty m:val="p"/>
                  </m:rPr>
                  <w:rPr>
                    <w:rFonts w:ascii="Cambria Math" w:hAnsi="Cambria Math"/>
                    <w:szCs w:val="24"/>
                  </w:rPr>
                  <m:t>=</m:t>
                </w:del>
              </m:r>
              <m:r>
                <w:del w:id="185" w:author="Chao Deng" w:date="2026-05-07T10:26:00Z" w16du:dateUtc="2026-05-07T02:26:00Z">
                  <w:rPr>
                    <w:rFonts w:ascii="Cambria Math" w:hAnsi="Cambria Math"/>
                    <w:szCs w:val="24"/>
                  </w:rPr>
                  <m:t>Attention</m:t>
                </w:del>
              </m:r>
              <m:r>
                <w:del w:id="186" w:author="Chao Deng" w:date="2026-05-07T10:26:00Z" w16du:dateUtc="2026-05-07T02:26:00Z">
                  <m:rPr>
                    <m:sty m:val="p"/>
                  </m:rPr>
                  <w:rPr>
                    <w:rFonts w:ascii="Cambria Math" w:hAnsi="Cambria Math"/>
                    <w:szCs w:val="24"/>
                  </w:rPr>
                  <m:t xml:space="preserve"> </m:t>
                </w:del>
              </m:r>
              <m:r>
                <w:del w:id="187" w:author="Chao Deng" w:date="2026-05-07T10:26:00Z" w16du:dateUtc="2026-05-07T02:26:00Z">
                  <w:rPr>
                    <w:rFonts w:ascii="Cambria Math" w:hAnsi="Cambria Math"/>
                    <w:szCs w:val="24"/>
                  </w:rPr>
                  <m:t>Pooling</m:t>
                </w:del>
              </m:r>
              <m:d>
                <m:dPr>
                  <m:ctrlPr>
                    <w:del w:id="188" w:author="Chao Deng" w:date="2026-05-07T10:29:00Z" w16du:dateUtc="2026-05-07T02:29:00Z">
                      <w:rPr>
                        <w:rFonts w:ascii="Cambria Math" w:hAnsi="Cambria Math"/>
                        <w:szCs w:val="24"/>
                      </w:rPr>
                    </w:del>
                  </m:ctrlPr>
                </m:dPr>
                <m:e>
                  <m:sSub>
                    <m:sSubPr>
                      <m:ctrlPr>
                        <w:del w:id="189" w:author="Chao Deng" w:date="2026-05-07T10:19:00Z" w16du:dateUtc="2026-05-07T02:19:00Z">
                          <w:rPr>
                            <w:rFonts w:ascii="Cambria Math" w:hAnsi="Cambria Math"/>
                            <w:szCs w:val="24"/>
                          </w:rPr>
                        </w:del>
                      </m:ctrlPr>
                    </m:sSubPr>
                    <m:e>
                      <m:r>
                        <w:del w:id="190" w:author="Chao Deng" w:date="2026-05-07T10:19:00Z" w16du:dateUtc="2026-05-07T02:19:00Z">
                          <w:rPr>
                            <w:rFonts w:ascii="Cambria Math" w:hAnsi="Cambria Math"/>
                            <w:szCs w:val="24"/>
                          </w:rPr>
                          <m:t>X</m:t>
                        </w:del>
                      </m:r>
                    </m:e>
                    <m:sub>
                      <m:r>
                        <w:del w:id="191" w:author="Chao Deng" w:date="2026-05-07T10:19:00Z" w16du:dateUtc="2026-05-07T02:19:00Z">
                          <w:rPr>
                            <w:rFonts w:ascii="Cambria Math" w:hAnsi="Cambria Math"/>
                            <w:szCs w:val="24"/>
                          </w:rPr>
                          <m:t>c</m:t>
                        </w:del>
                      </m:r>
                      <m:r>
                        <w:del w:id="192" w:author="Chao Deng" w:date="2026-05-07T10:19:00Z" w16du:dateUtc="2026-05-07T02:19:00Z">
                          <m:rPr>
                            <m:sty m:val="p"/>
                          </m:rPr>
                          <w:rPr>
                            <w:rFonts w:ascii="Cambria Math" w:hAnsi="Cambria Math"/>
                            <w:szCs w:val="24"/>
                          </w:rPr>
                          <m:t>2</m:t>
                        </w:del>
                      </m:r>
                    </m:sub>
                  </m:sSub>
                </m:e>
              </m:d>
              <m:r>
                <w:del w:id="193" w:author="Chao Deng" w:date="2026-05-07T10:29:00Z" w16du:dateUtc="2026-05-07T02:29:00Z">
                  <m:rPr>
                    <m:sty m:val="p"/>
                  </m:rPr>
                  <w:rPr>
                    <w:rFonts w:ascii="Cambria Math" w:hAnsi="Cambria Math"/>
                    <w:szCs w:val="24"/>
                  </w:rPr>
                  <m:t>#</m:t>
                </w:del>
              </m:r>
              <m:d>
                <m:dPr>
                  <m:ctrlPr>
                    <w:del w:id="194" w:author="Chao Deng" w:date="2026-05-07T10:29:00Z" w16du:dateUtc="2026-05-07T02:29:00Z">
                      <w:rPr>
                        <w:rFonts w:ascii="Cambria Math" w:hAnsi="Cambria Math"/>
                        <w:szCs w:val="24"/>
                      </w:rPr>
                    </w:del>
                  </m:ctrlPr>
                </m:dPr>
                <m:e>
                  <m:r>
                    <w:del w:id="195" w:author="Chao Deng" w:date="2026-05-07T10:29:00Z" w16du:dateUtc="2026-05-07T02:29:00Z">
                      <m:rPr>
                        <m:sty m:val="p"/>
                      </m:rPr>
                      <w:rPr>
                        <w:rFonts w:ascii="Cambria Math" w:hAnsi="Cambria Math"/>
                        <w:szCs w:val="24"/>
                      </w:rPr>
                      <m:t>5</m:t>
                    </w:del>
                  </m:r>
                </m:e>
              </m:d>
            </m:e>
          </m:eqArr>
        </m:oMath>
      </m:oMathPara>
    </w:p>
    <w:p w14:paraId="70428941" w14:textId="77777777" w:rsidR="002E1906" w:rsidRPr="005D4A8A" w:rsidRDefault="002E1906" w:rsidP="002E1906">
      <w:pPr>
        <w:rPr>
          <w:szCs w:val="24"/>
        </w:rPr>
      </w:pPr>
    </w:p>
    <w:p w14:paraId="43986418" w14:textId="77777777" w:rsidR="002E1906" w:rsidRPr="00E0583F" w:rsidRDefault="002E1906" w:rsidP="002E1906">
      <w:pPr>
        <w:pStyle w:val="a0"/>
        <w:rPr>
          <w:szCs w:val="24"/>
        </w:rPr>
      </w:pPr>
      <w:commentRangeStart w:id="196"/>
      <w:commentRangeStart w:id="197"/>
      <w:r w:rsidRPr="00E0583F">
        <w:rPr>
          <w:szCs w:val="24"/>
        </w:rPr>
        <w:t>Multi-view Motif Discover Module</w:t>
      </w:r>
      <w:commentRangeEnd w:id="196"/>
      <w:r w:rsidR="001E3BAB" w:rsidRPr="00E0583F">
        <w:rPr>
          <w:rStyle w:val="CommentReference"/>
          <w:rFonts w:ascii="Times New Roman" w:hAnsi="Times New Roman" w:cs="Times New Roman"/>
          <w:sz w:val="24"/>
          <w:szCs w:val="24"/>
        </w:rPr>
        <w:commentReference w:id="196"/>
      </w:r>
      <w:commentRangeEnd w:id="197"/>
      <w:r w:rsidRPr="00E0583F">
        <w:rPr>
          <w:rStyle w:val="CommentReference"/>
          <w:rFonts w:ascii="Times New Roman" w:hAnsi="Times New Roman" w:cs="Times New Roman"/>
          <w:sz w:val="24"/>
          <w:szCs w:val="24"/>
        </w:rPr>
        <w:commentReference w:id="197"/>
      </w:r>
    </w:p>
    <w:p w14:paraId="4844D2B2" w14:textId="392C5DC6" w:rsidR="002E1906" w:rsidRPr="00E0583F" w:rsidRDefault="002E1906" w:rsidP="002E1906">
      <w:pPr>
        <w:rPr>
          <w:szCs w:val="24"/>
        </w:rPr>
      </w:pPr>
      <w:r w:rsidRPr="005F2A62">
        <w:rPr>
          <w:szCs w:val="24"/>
        </w:rPr>
        <w:lastRenderedPageBreak/>
        <w:t>The occurrence of RNA modifications is governed not only by local sequence information but also significantly by the spatial neighbourhood defined by the RNA molecule's three-dimensional structure</w:t>
      </w:r>
      <w:r w:rsidRPr="005D4A8A">
        <w:rPr>
          <w:szCs w:val="24"/>
        </w:rPr>
        <w:fldChar w:fldCharType="begin"/>
      </w:r>
      <w:r w:rsidR="009E0B76">
        <w:rPr>
          <w:szCs w:val="24"/>
        </w:rPr>
        <w:instrText xml:space="preserve"> ADDIN EN.CITE &lt;EndNote&gt;&lt;Cite&gt;&lt;Author&gt;Bernard&lt;/Author&gt;&lt;Year&gt;2025&lt;/Year&gt;&lt;RecNum&gt;497&lt;/RecNum&gt;&lt;DisplayText&gt;[48, 49]&lt;/DisplayText&gt;&lt;record&gt;&lt;rec-number&gt;497&lt;/rec-number&gt;&lt;foreign-keys&gt;&lt;key app="EN" db-id="ds9sp2avsr0pscezt9lpsfx825z50appaadd" timestamp="1776262478"&gt;497&lt;/key&gt;&lt;/foreign-keys&gt;&lt;ref-type name="Thesis"&gt;32&lt;/ref-type&gt;&lt;contributors&gt;&lt;authors&gt;&lt;author&gt;Bernard, Clément&lt;/author&gt;&lt;/authors&gt;&lt;/contributors&gt;&lt;titles&gt;&lt;title&gt;Computational methods based on deep learning for the prediction of RNA 3D structures&lt;/title&gt;&lt;/titles&gt;&lt;dates&gt;&lt;year&gt;2025&lt;/year&gt;&lt;/dates&gt;&lt;publisher&gt;Université Paris-Saclay&lt;/publisher&gt;&lt;urls&gt;&lt;/urls&gt;&lt;/record&gt;&lt;/Cite&gt;&lt;Cite&gt;&lt;Author&gt;Dans&lt;/Author&gt;&lt;Year&gt;2019&lt;/Year&gt;&lt;RecNum&gt;498&lt;/RecNum&gt;&lt;record&gt;&lt;rec-number&gt;498&lt;/rec-number&gt;&lt;foreign-keys&gt;&lt;key app="EN" db-id="ds9sp2avsr0pscezt9lpsfx825z50appaadd" timestamp="1776262521"&gt;498&lt;/key&gt;&lt;/foreign-keys&gt;&lt;ref-type name="Journal Article"&gt;17&lt;/ref-type&gt;&lt;contributors&gt;&lt;authors&gt;&lt;author&gt;Dans, Pablo D&lt;/author&gt;&lt;author&gt;Gallego, Diego&lt;/author&gt;&lt;author&gt;Balaceanu, Alexandra&lt;/author&gt;&lt;author&gt;Darre, Leonardo&lt;/author&gt;&lt;author&gt;Gomez, Hansel&lt;/author&gt;&lt;author&gt;Orozco, Modesto&lt;/author&gt;&lt;/authors&gt;&lt;/contributors&gt;&lt;titles&gt;&lt;title&gt;Modeling, simulations, and bioinformatics at the service of RNA structure&lt;/title&gt;&lt;secondary-title&gt;Chem&lt;/secondary-title&gt;&lt;/titles&gt;&lt;periodical&gt;&lt;full-title&gt;Chem&lt;/full-title&gt;&lt;/periodical&gt;&lt;pages&gt;51-73&lt;/pages&gt;&lt;volume&gt;5&lt;/volume&gt;&lt;number&gt;1&lt;/number&gt;&lt;dates&gt;&lt;year&gt;2019&lt;/year&gt;&lt;/dates&gt;&lt;isbn&gt;2451-9294&lt;/isbn&gt;&lt;urls&gt;&lt;/urls&gt;&lt;/record&gt;&lt;/Cite&gt;&lt;/EndNote&gt;</w:instrText>
      </w:r>
      <w:r w:rsidRPr="005D4A8A">
        <w:rPr>
          <w:szCs w:val="24"/>
        </w:rPr>
        <w:fldChar w:fldCharType="separate"/>
      </w:r>
      <w:r w:rsidR="009E0B76">
        <w:rPr>
          <w:noProof/>
          <w:szCs w:val="24"/>
        </w:rPr>
        <w:t>[48, 49]</w:t>
      </w:r>
      <w:r w:rsidRPr="005D4A8A">
        <w:rPr>
          <w:szCs w:val="24"/>
        </w:rPr>
        <w:fldChar w:fldCharType="end"/>
      </w:r>
      <w:r w:rsidRPr="005D4A8A">
        <w:rPr>
          <w:szCs w:val="24"/>
        </w:rPr>
        <w:t>. To address this, we designed the Multi-view Motif Discovery (</w:t>
      </w:r>
      <w:r w:rsidRPr="00FA6033">
        <w:rPr>
          <w:szCs w:val="24"/>
        </w:rPr>
        <w:t>M</w:t>
      </w:r>
      <w:r w:rsidRPr="00FA6033">
        <w:rPr>
          <w:szCs w:val="24"/>
          <w:vertAlign w:val="superscript"/>
        </w:rPr>
        <w:t>2</w:t>
      </w:r>
      <w:r w:rsidRPr="00FA6033">
        <w:rPr>
          <w:szCs w:val="24"/>
        </w:rPr>
        <w:t>D</w:t>
      </w:r>
      <w:r w:rsidRPr="005D4A8A">
        <w:rPr>
          <w:szCs w:val="24"/>
        </w:rPr>
        <w:t>) module</w:t>
      </w:r>
      <w:r w:rsidRPr="00DC1B3E">
        <w:rPr>
          <w:szCs w:val="24"/>
        </w:rPr>
        <w:t>, which combines parallel one-dimensional convolution and graph convolution to jointly model planar sequence features and structural topology.</w:t>
      </w:r>
    </w:p>
    <w:p w14:paraId="1353D8AC" w14:textId="33E5A12A" w:rsidR="002E1906" w:rsidRPr="005D4A8A" w:rsidRDefault="002E1906" w:rsidP="002E1906">
      <w:pPr>
        <w:rPr>
          <w:szCs w:val="24"/>
        </w:rPr>
      </w:pPr>
      <w:r w:rsidRPr="00E0583F">
        <w:rPr>
          <w:szCs w:val="24"/>
        </w:rPr>
        <w:t xml:space="preserve">Specifically, for the input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emb</m:t>
            </m:r>
          </m:sub>
        </m:sSub>
      </m:oMath>
      <w:r w:rsidRPr="005D4A8A">
        <w:rPr>
          <w:szCs w:val="24"/>
        </w:rPr>
        <w:t xml:space="preserve"> (a PyTorch Geometric</w:t>
      </w:r>
      <w:r w:rsidRPr="005D4A8A">
        <w:rPr>
          <w:szCs w:val="24"/>
        </w:rPr>
        <w:fldChar w:fldCharType="begin"/>
      </w:r>
      <w:r w:rsidR="009E0B76">
        <w:rPr>
          <w:szCs w:val="24"/>
        </w:rPr>
        <w:instrText xml:space="preserve"> ADDIN EN.CITE &lt;EndNote&gt;&lt;Cite&gt;&lt;Author&gt;Fey&lt;/Author&gt;&lt;Year&gt;2019&lt;/Year&gt;&lt;RecNum&gt;499&lt;/RecNum&gt;&lt;DisplayText&gt;[50, 51]&lt;/DisplayText&gt;&lt;record&gt;&lt;rec-number&gt;499&lt;/rec-number&gt;&lt;foreign-keys&gt;&lt;key app="EN" db-id="ds9sp2avsr0pscezt9lpsfx825z50appaadd" timestamp="1776262551"&gt;499&lt;/key&gt;&lt;/foreign-keys&gt;&lt;ref-type name="Journal Article"&gt;17&lt;/ref-type&gt;&lt;contributors&gt;&lt;authors&gt;&lt;author&gt;Fey, Matthias&lt;/author&gt;&lt;author&gt;Lenssen, Jan Eric&lt;/author&gt;&lt;/authors&gt;&lt;/contributors&gt;&lt;titles&gt;&lt;title&gt;Fast graph representation learning with PyTorch Geometric&lt;/title&gt;&lt;secondary-title&gt;arXiv preprint arXiv:1903.02428&lt;/secondary-title&gt;&lt;/titles&gt;&lt;periodical&gt;&lt;full-title&gt;arXiv preprint arXiv:1903.02428&lt;/full-title&gt;&lt;/periodical&gt;&lt;dates&gt;&lt;year&gt;2019&lt;/year&gt;&lt;/dates&gt;&lt;urls&gt;&lt;/urls&gt;&lt;/record&gt;&lt;/Cite&gt;&lt;Cite&gt;&lt;Author&gt;Rozemberczki&lt;/Author&gt;&lt;Year&gt;2021&lt;/Year&gt;&lt;RecNum&gt;500&lt;/RecNum&gt;&lt;record&gt;&lt;rec-number&gt;500&lt;/rec-number&gt;&lt;foreign-keys&gt;&lt;key app="EN" db-id="ds9sp2avsr0pscezt9lpsfx825z50appaadd" timestamp="1776262563"&gt;500&lt;/key&gt;&lt;/foreign-keys&gt;&lt;ref-type name="Conference Proceedings"&gt;10&lt;/ref-type&gt;&lt;contributors&gt;&lt;authors&gt;&lt;author&gt;Rozemberczki, Benedek&lt;/author&gt;&lt;author&gt;Scherer, Paul&lt;/author&gt;&lt;author&gt;He, Yixuan&lt;/author&gt;&lt;author&gt;Panagopoulos, George&lt;/author&gt;&lt;author&gt;Riedel, Alexander&lt;/author&gt;&lt;author&gt;Astefanoaei, Maria&lt;/author&gt;&lt;author&gt;Kiss, Oliver&lt;/author&gt;&lt;author&gt;Beres, Ferenc&lt;/author&gt;&lt;author&gt;Lopez, Guzman&lt;/author&gt;&lt;author&gt;Collignon, Nicolas&lt;/author&gt;&lt;/authors&gt;&lt;/contributors&gt;&lt;titles&gt;&lt;title&gt;Pytorch geometric temporal: Spatiotemporal signal processing with neural machine learning models&lt;/title&gt;&lt;secondary-title&gt;Proceedings of the 30th ACM international conference on information &amp;amp; knowledge management&lt;/secondary-title&gt;&lt;/titles&gt;&lt;pages&gt;4564-4573&lt;/pages&gt;&lt;dates&gt;&lt;year&gt;2021&lt;/year&gt;&lt;/dates&gt;&lt;urls&gt;&lt;/urls&gt;&lt;/record&gt;&lt;/Cite&gt;&lt;/EndNote&gt;</w:instrText>
      </w:r>
      <w:r w:rsidRPr="005D4A8A">
        <w:rPr>
          <w:szCs w:val="24"/>
        </w:rPr>
        <w:fldChar w:fldCharType="separate"/>
      </w:r>
      <w:r w:rsidR="009E0B76">
        <w:rPr>
          <w:noProof/>
          <w:szCs w:val="24"/>
        </w:rPr>
        <w:t>[50, 51]</w:t>
      </w:r>
      <w:r w:rsidRPr="005D4A8A">
        <w:rPr>
          <w:szCs w:val="24"/>
        </w:rPr>
        <w:fldChar w:fldCharType="end"/>
      </w:r>
      <w:r w:rsidRPr="005D4A8A">
        <w:rPr>
          <w:szCs w:val="24"/>
        </w:rPr>
        <w:t xml:space="preserve"> object) derived from the embedding module</w:t>
      </w:r>
      <w:r w:rsidRPr="005D4A8A">
        <w:rPr>
          <w:szCs w:val="24"/>
        </w:rPr>
        <w:fldChar w:fldCharType="begin"/>
      </w:r>
      <w:r w:rsidR="009E0B76">
        <w:rPr>
          <w:szCs w:val="24"/>
        </w:rPr>
        <w:instrText xml:space="preserve"> ADDIN EN.CITE &lt;EndNote&gt;&lt;Cite&gt;&lt;Author&gt;Chai&lt;/Author&gt;&lt;Year&gt;2022&lt;/Year&gt;&lt;RecNum&gt;501&lt;/RecNum&gt;&lt;DisplayText&gt;[52, 53]&lt;/DisplayText&gt;&lt;record&gt;&lt;rec-number&gt;501&lt;/rec-number&gt;&lt;foreign-keys&gt;&lt;key app="EN" db-id="ds9sp2avsr0pscezt9lpsfx825z50appaadd" timestamp="1776262582"&gt;501&lt;/key&gt;&lt;/foreign-keys&gt;&lt;ref-type name="Journal Article"&gt;17&lt;/ref-type&gt;&lt;contributors&gt;&lt;authors&gt;&lt;author&gt;Chai, Jingxuan&lt;/author&gt;&lt;author&gt;Shi, Guangming&lt;/author&gt;&lt;/authors&gt;&lt;/contributors&gt;&lt;titles&gt;&lt;title&gt;Module: Module embedding for knowledge graphs&lt;/title&gt;&lt;secondary-title&gt;arXiv preprint arXiv:2203.04702&lt;/secondary-title&gt;&lt;/titles&gt;&lt;periodical&gt;&lt;full-title&gt;arXiv preprint arXiv:2203.04702&lt;/full-title&gt;&lt;/periodical&gt;&lt;dates&gt;&lt;year&gt;2022&lt;/year&gt;&lt;/dates&gt;&lt;urls&gt;&lt;/urls&gt;&lt;/record&gt;&lt;/Cite&gt;&lt;Cite&gt;&lt;Author&gt;Zheng&lt;/Author&gt;&lt;Year&gt;2021&lt;/Year&gt;&lt;RecNum&gt;502&lt;/RecNum&gt;&lt;record&gt;&lt;rec-number&gt;502&lt;/rec-number&gt;&lt;foreign-keys&gt;&lt;key app="EN" db-id="ds9sp2avsr0pscezt9lpsfx825z50appaadd" timestamp="1776262594"&gt;502&lt;/key&gt;&lt;/foreign-keys&gt;&lt;ref-type name="Journal Article"&gt;17&lt;/ref-type&gt;&lt;contributors&gt;&lt;authors&gt;&lt;author&gt;Zheng, Wenfeng&lt;/author&gt;&lt;author&gt;Yin, Lirong&lt;/author&gt;&lt;author&gt;Chen, Xiaobing&lt;/author&gt;&lt;author&gt;Ma, Zhiyang&lt;/author&gt;&lt;author&gt;Liu, Shan&lt;/author&gt;&lt;author&gt;Yang, Bo&lt;/author&gt;&lt;/authors&gt;&lt;/contributors&gt;&lt;titles&gt;&lt;title&gt;Knowledge base graph embedding module design for Visual question answering model&lt;/title&gt;&lt;secondary-title&gt;Pattern recognition&lt;/secondary-title&gt;&lt;/titles&gt;&lt;periodical&gt;&lt;full-title&gt;Pattern Recognition&lt;/full-title&gt;&lt;/periodical&gt;&lt;pages&gt;108153&lt;/pages&gt;&lt;volume&gt;120&lt;/volume&gt;&lt;dates&gt;&lt;year&gt;2021&lt;/year&gt;&lt;/dates&gt;&lt;isbn&gt;0031-3203&lt;/isbn&gt;&lt;urls&gt;&lt;/urls&gt;&lt;/record&gt;&lt;/Cite&gt;&lt;/EndNote&gt;</w:instrText>
      </w:r>
      <w:r w:rsidRPr="005D4A8A">
        <w:rPr>
          <w:szCs w:val="24"/>
        </w:rPr>
        <w:fldChar w:fldCharType="separate"/>
      </w:r>
      <w:r w:rsidR="009E0B76">
        <w:rPr>
          <w:noProof/>
          <w:szCs w:val="24"/>
        </w:rPr>
        <w:t>[52, 53]</w:t>
      </w:r>
      <w:r w:rsidRPr="005D4A8A">
        <w:rPr>
          <w:szCs w:val="24"/>
        </w:rPr>
        <w:fldChar w:fldCharType="end"/>
      </w:r>
      <w:r w:rsidRPr="005D4A8A">
        <w:rPr>
          <w:szCs w:val="24"/>
        </w:rPr>
        <w:t>, we utilize a set of parallel 1D convolutional layers</w:t>
      </w:r>
      <w:r w:rsidRPr="005D4A8A">
        <w:rPr>
          <w:szCs w:val="24"/>
        </w:rPr>
        <w:fldChar w:fldCharType="begin"/>
      </w:r>
      <w:r w:rsidR="009E0B76">
        <w:rPr>
          <w:szCs w:val="24"/>
        </w:rPr>
        <w:instrText xml:space="preserve"> ADDIN EN.CITE &lt;EndNote&gt;&lt;Cite&gt;&lt;Author&gt;Lou&lt;/Author&gt;&lt;Year&gt;2023&lt;/Year&gt;&lt;RecNum&gt;187&lt;/RecNum&gt;&lt;DisplayText&gt;[54, 55]&lt;/DisplayText&gt;&lt;record&gt;&lt;rec-number&gt;187&lt;/rec-number&gt;&lt;foreign-keys&gt;&lt;key app="EN" db-id="ds9sp2avsr0pscezt9lpsfx825z50appaadd" timestamp="1727060503"&gt;187&lt;/key&gt;&lt;/foreign-keys&gt;&lt;ref-type name="Journal Article"&gt;17&lt;/ref-type&gt;&lt;contributors&gt;&lt;authors&gt;&lt;author&gt;Lou, Meng&lt;/author&gt;&lt;author&gt;Zhou, Hong-Yu&lt;/author&gt;&lt;author&gt;Yang, Sibei&lt;/author&gt;&lt;author&gt;Yu, Yizhou&lt;/author&gt;&lt;/authors&gt;&lt;/contributors&gt;&lt;titles&gt;&lt;title&gt;TransXNet: learning both global and local dynamics with a dual dynamic token mixer for visual recognition&lt;/title&gt;&lt;secondary-title&gt;arXiv preprint arXiv:2310.19380&lt;/secondary-title&gt;&lt;/titles&gt;&lt;periodical&gt;&lt;full-title&gt;arXiv preprint arXiv:2310.19380&lt;/full-title&gt;&lt;/periodical&gt;&lt;dates&gt;&lt;year&gt;2023&lt;/year&gt;&lt;/dates&gt;&lt;urls&gt;&lt;/urls&gt;&lt;/record&gt;&lt;/Cite&gt;&lt;Cite&gt;&lt;Author&gt;Wang&lt;/Author&gt;&lt;Year&gt;2023&lt;/Year&gt;&lt;RecNum&gt;307&lt;/RecNum&gt;&lt;record&gt;&lt;rec-number&gt;307&lt;/rec-number&gt;&lt;foreign-keys&gt;&lt;key app="EN" db-id="ds9sp2avsr0pscezt9lpsfx825z50appaadd" timestamp="1732865173"&gt;307&lt;/key&gt;&lt;/foreign-keys&gt;&lt;ref-type name="Conference Proceedings"&gt;10&lt;/ref-type&gt;&lt;contributors&gt;&lt;authors&gt;&lt;author&gt;Wang, Runze&lt;/author&gt;&lt;author&gt;Jiang, Haoyu&lt;/author&gt;&lt;author&gt;Li, Yufei&lt;/author&gt;&lt;/authors&gt;&lt;/contributors&gt;&lt;titles&gt;&lt;title&gt;UPerNet with ConvNeXt for Semantic Segmentation&lt;/title&gt;&lt;secondary-title&gt;2023 IEEE 3rd International Conference on Electronic Technology, Communication and Information (ICETCI)&lt;/secondary-title&gt;&lt;/titles&gt;&lt;pages&gt;764-769&lt;/pages&gt;&lt;dates&gt;&lt;year&gt;2023&lt;/year&gt;&lt;/dates&gt;&lt;publisher&gt;IEEE&lt;/publisher&gt;&lt;isbn&gt;9798350398410&lt;/isbn&gt;&lt;urls&gt;&lt;/urls&gt;&lt;/record&gt;&lt;/Cite&gt;&lt;/EndNote&gt;</w:instrText>
      </w:r>
      <w:r w:rsidRPr="005D4A8A">
        <w:rPr>
          <w:szCs w:val="24"/>
        </w:rPr>
        <w:fldChar w:fldCharType="separate"/>
      </w:r>
      <w:r w:rsidR="009E0B76">
        <w:rPr>
          <w:noProof/>
          <w:szCs w:val="24"/>
        </w:rPr>
        <w:t>[54, 55]</w:t>
      </w:r>
      <w:r w:rsidRPr="005D4A8A">
        <w:rPr>
          <w:szCs w:val="24"/>
        </w:rPr>
        <w:fldChar w:fldCharType="end"/>
      </w:r>
      <w:r w:rsidRPr="005D4A8A">
        <w:rPr>
          <w:szCs w:val="24"/>
        </w:rPr>
        <w:t xml:space="preserve"> with distinct receptive fields to capture multi-scale local sequence patterns. Unlike approaches relying on a single kernel size,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emb</m:t>
            </m:r>
          </m:sub>
        </m:sSub>
      </m:oMath>
      <w:r w:rsidRPr="005D4A8A">
        <w:rPr>
          <w:szCs w:val="24"/>
        </w:rPr>
        <w:t xml:space="preserve"> is processed using a set of kernel sizes </w:t>
      </w:r>
      <m:oMath>
        <m:r>
          <w:rPr>
            <w:rFonts w:ascii="Cambria Math" w:hAnsi="Cambria Math"/>
            <w:szCs w:val="24"/>
          </w:rPr>
          <m:t>K=</m:t>
        </m:r>
        <m:d>
          <m:dPr>
            <m:begChr m:val="{"/>
            <m:endChr m:val="}"/>
            <m:ctrlPr>
              <w:rPr>
                <w:rFonts w:ascii="Cambria Math" w:hAnsi="Cambria Math"/>
                <w:i/>
                <w:szCs w:val="24"/>
              </w:rPr>
            </m:ctrlPr>
          </m:dPr>
          <m:e>
            <m:r>
              <w:rPr>
                <w:rFonts w:ascii="Cambria Math" w:hAnsi="Cambria Math"/>
                <w:szCs w:val="24"/>
              </w:rPr>
              <m:t>1,3,5,7</m:t>
            </m:r>
          </m:e>
        </m:d>
      </m:oMath>
      <w:r w:rsidRPr="005D4A8A">
        <w:rPr>
          <w:szCs w:val="24"/>
        </w:rPr>
        <w:t xml:space="preserve">. This allows the model to simultaneously capture single-nucleotide variations, short motifs, and long-range sequence dependencies. The outputs from these branches are finally concatenated along the feature dimension to yield the local feature representation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local</m:t>
            </m:r>
          </m:sub>
        </m:sSub>
      </m:oMath>
      <w:r w:rsidRPr="005D4A8A">
        <w:rPr>
          <w:szCs w:val="24"/>
        </w:rPr>
        <w:t>.</w:t>
      </w:r>
    </w:p>
    <w:p w14:paraId="12AC0871" w14:textId="77777777" w:rsidR="002E1906" w:rsidRPr="005D4A8A" w:rsidRDefault="00000000" w:rsidP="002E1906">
      <w:pPr>
        <w:rPr>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H</m:t>
                  </m:r>
                </m:e>
                <m:sub>
                  <m:r>
                    <w:rPr>
                      <w:rFonts w:ascii="Cambria Math" w:hAnsi="Cambria Math"/>
                      <w:szCs w:val="24"/>
                    </w:rPr>
                    <m:t>local</m:t>
                  </m:r>
                </m:sub>
              </m:sSub>
              <m:r>
                <m:rPr>
                  <m:sty m:val="p"/>
                </m:rPr>
                <w:rPr>
                  <w:rFonts w:ascii="Cambria Math" w:hAnsi="Cambria Math"/>
                  <w:szCs w:val="24"/>
                </w:rPr>
                <m:t>=</m:t>
              </m:r>
              <m:r>
                <w:rPr>
                  <w:rFonts w:ascii="Cambria Math" w:hAnsi="Cambria Math"/>
                  <w:szCs w:val="24"/>
                </w:rPr>
                <m:t>LN</m:t>
              </m:r>
              <m:d>
                <m:dPr>
                  <m:ctrlPr>
                    <w:rPr>
                      <w:rFonts w:ascii="Cambria Math" w:hAnsi="Cambria Math"/>
                      <w:szCs w:val="24"/>
                    </w:rPr>
                  </m:ctrlPr>
                </m:dPr>
                <m:e>
                  <m:nary>
                    <m:naryPr>
                      <m:chr m:val="⋃"/>
                      <m:limLoc m:val="undOvr"/>
                      <m:supHide m:val="1"/>
                      <m:ctrlPr>
                        <w:rPr>
                          <w:rFonts w:ascii="Cambria Math" w:hAnsi="Cambria Math"/>
                          <w:szCs w:val="24"/>
                        </w:rPr>
                      </m:ctrlPr>
                    </m:naryPr>
                    <m:sub>
                      <m:r>
                        <w:rPr>
                          <w:rFonts w:ascii="Cambria Math" w:hAnsi="Cambria Math"/>
                          <w:szCs w:val="24"/>
                        </w:rPr>
                        <m:t>k</m:t>
                      </m:r>
                      <m:r>
                        <m:rPr>
                          <m:sty m:val="p"/>
                        </m:rPr>
                        <w:rPr>
                          <w:rFonts w:ascii="Cambria Math" w:hAnsi="Cambria Math"/>
                          <w:szCs w:val="24"/>
                        </w:rPr>
                        <m:t>∈</m:t>
                      </m:r>
                      <m:r>
                        <w:rPr>
                          <w:rFonts w:ascii="Cambria Math" w:hAnsi="Cambria Math"/>
                          <w:szCs w:val="24"/>
                        </w:rPr>
                        <m:t>K</m:t>
                      </m:r>
                    </m:sub>
                    <m:sup/>
                    <m:e>
                      <m:r>
                        <w:rPr>
                          <w:rFonts w:ascii="Cambria Math" w:hAnsi="Cambria Math"/>
                          <w:szCs w:val="24"/>
                        </w:rPr>
                        <m:t>σ</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Conv</m:t>
                              </m:r>
                            </m:e>
                            <m:sub>
                              <m:r>
                                <w:rPr>
                                  <w:rFonts w:ascii="Cambria Math" w:hAnsi="Cambria Math"/>
                                  <w:szCs w:val="24"/>
                                </w:rPr>
                                <m:t>k</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X</m:t>
                                  </m:r>
                                </m:e>
                                <m:sub>
                                  <m:r>
                                    <w:rPr>
                                      <w:rFonts w:ascii="Cambria Math" w:hAnsi="Cambria Math"/>
                                      <w:szCs w:val="24"/>
                                    </w:rPr>
                                    <m:t>emb</m:t>
                                  </m:r>
                                </m:sub>
                              </m:sSub>
                            </m:e>
                          </m:d>
                        </m:e>
                      </m:d>
                    </m:e>
                  </m:nary>
                </m:e>
              </m:d>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6</m:t>
                  </m:r>
                </m:e>
              </m:d>
            </m:e>
          </m:eqArr>
        </m:oMath>
      </m:oMathPara>
    </w:p>
    <w:p w14:paraId="6CCC953D" w14:textId="77777777" w:rsidR="002E1906" w:rsidRPr="00E0583F" w:rsidRDefault="002E1906" w:rsidP="002E1906">
      <w:pPr>
        <w:rPr>
          <w:szCs w:val="24"/>
        </w:rPr>
      </w:pPr>
      <w:r w:rsidRPr="005D4A8A">
        <w:rPr>
          <w:szCs w:val="24"/>
        </w:rPr>
        <w:t xml:space="preserve">Here, </w:t>
      </w:r>
      <m:oMath>
        <m:nary>
          <m:naryPr>
            <m:chr m:val="⋃"/>
            <m:limLoc m:val="undOvr"/>
            <m:supHide m:val="1"/>
            <m:ctrlPr>
              <w:rPr>
                <w:rFonts w:ascii="Cambria Math" w:hAnsi="Cambria Math"/>
                <w:i/>
                <w:szCs w:val="24"/>
              </w:rPr>
            </m:ctrlPr>
          </m:naryPr>
          <m:sub>
            <m:r>
              <w:rPr>
                <w:rFonts w:ascii="Cambria Math" w:hAnsi="Cambria Math"/>
                <w:szCs w:val="24"/>
              </w:rPr>
              <m:t xml:space="preserve"> </m:t>
            </m:r>
          </m:sub>
          <m:sup/>
          <m:e>
            <m:r>
              <w:rPr>
                <w:rFonts w:ascii="Cambria Math" w:hAnsi="Cambria Math"/>
                <w:szCs w:val="24"/>
              </w:rPr>
              <m:t xml:space="preserve"> </m:t>
            </m:r>
          </m:e>
        </m:nary>
      </m:oMath>
      <w:r w:rsidRPr="005D4A8A">
        <w:rPr>
          <w:szCs w:val="24"/>
        </w:rPr>
        <w:t xml:space="preserve">denotes the concatenation operation along the feature dimension, and </w:t>
      </w:r>
      <m:oMath>
        <m:r>
          <w:rPr>
            <w:rFonts w:ascii="Cambria Math" w:hAnsi="Cambria Math"/>
            <w:szCs w:val="24"/>
          </w:rPr>
          <m:t>σ</m:t>
        </m:r>
      </m:oMath>
      <w:r w:rsidRPr="005D4A8A">
        <w:rPr>
          <w:szCs w:val="24"/>
        </w:rPr>
        <w:t xml:space="preserve"> represents the activation function. To incorporate the spatial structural perspective, we utilize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local</m:t>
            </m:r>
          </m:sub>
        </m:sSub>
      </m:oMath>
      <w:r w:rsidRPr="005D4A8A">
        <w:rPr>
          <w:szCs w:val="24"/>
        </w:rPr>
        <w:t xml:space="preserve"> as the initial node features for the GCN. Leveraging the secondary structure adjacency matrices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e</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b</m:t>
            </m:r>
          </m:sub>
        </m:sSub>
      </m:oMath>
      <w:r w:rsidRPr="005D4A8A">
        <w:rPr>
          <w:szCs w:val="24"/>
        </w:rPr>
        <w:t>, the GCN aggregates spatial neighborhood information via a message-passing mechanism to update the node representations. The graph convolution update for</w:t>
      </w:r>
      <w:r w:rsidRPr="00E0583F">
        <w:rPr>
          <w:szCs w:val="24"/>
        </w:rPr>
        <w:t>mula is defined as follows:</w:t>
      </w:r>
    </w:p>
    <w:p w14:paraId="7F863C38" w14:textId="77777777" w:rsidR="002E1906" w:rsidRPr="005D4A8A" w:rsidRDefault="00000000" w:rsidP="002E1906">
      <w:pPr>
        <w:rPr>
          <w:szCs w:val="24"/>
        </w:rPr>
      </w:pPr>
      <m:oMathPara>
        <m:oMath>
          <m:eqArr>
            <m:eqArrPr>
              <m:maxDist m:val="1"/>
              <m:ctrlPr>
                <w:rPr>
                  <w:rFonts w:ascii="Cambria Math" w:hAnsi="Cambria Math"/>
                  <w:szCs w:val="24"/>
                </w:rPr>
              </m:ctrlPr>
            </m:eqArrPr>
            <m:e>
              <m:sSup>
                <m:sSupPr>
                  <m:ctrlPr>
                    <w:rPr>
                      <w:rFonts w:ascii="Cambria Math" w:hAnsi="Cambria Math"/>
                      <w:szCs w:val="24"/>
                    </w:rPr>
                  </m:ctrlPr>
                </m:sSupPr>
                <m:e>
                  <m:r>
                    <w:rPr>
                      <w:rFonts w:ascii="Cambria Math" w:hAnsi="Cambria Math"/>
                      <w:szCs w:val="24"/>
                    </w:rPr>
                    <m:t>H</m:t>
                  </m:r>
                </m:e>
                <m:sup>
                  <m:d>
                    <m:dPr>
                      <m:ctrlPr>
                        <w:rPr>
                          <w:rFonts w:ascii="Cambria Math" w:hAnsi="Cambria Math"/>
                          <w:szCs w:val="24"/>
                        </w:rPr>
                      </m:ctrlPr>
                    </m:dPr>
                    <m:e>
                      <m:r>
                        <w:rPr>
                          <w:rFonts w:ascii="Cambria Math" w:hAnsi="Cambria Math"/>
                          <w:szCs w:val="24"/>
                        </w:rPr>
                        <m:t>l</m:t>
                      </m:r>
                      <m:r>
                        <m:rPr>
                          <m:sty m:val="p"/>
                        </m:rPr>
                        <w:rPr>
                          <w:rFonts w:ascii="Cambria Math" w:hAnsi="Cambria Math"/>
                          <w:szCs w:val="24"/>
                        </w:rPr>
                        <m:t>+1</m:t>
                      </m:r>
                    </m:e>
                  </m:d>
                </m:sup>
              </m:sSup>
              <m:r>
                <m:rPr>
                  <m:sty m:val="p"/>
                </m:rPr>
                <w:rPr>
                  <w:rFonts w:ascii="Cambria Math" w:hAnsi="Cambria Math"/>
                  <w:szCs w:val="24"/>
                </w:rPr>
                <m:t>=</m:t>
              </m:r>
              <m:r>
                <w:rPr>
                  <w:rFonts w:ascii="Cambria Math" w:hAnsi="Cambria Math"/>
                  <w:szCs w:val="24"/>
                </w:rPr>
                <m:t>σ</m:t>
              </m:r>
              <m:d>
                <m:dPr>
                  <m:ctrlPr>
                    <w:rPr>
                      <w:rFonts w:ascii="Cambria Math" w:hAnsi="Cambria Math"/>
                      <w:szCs w:val="24"/>
                    </w:rPr>
                  </m:ctrlPr>
                </m:dPr>
                <m:e>
                  <m:sSup>
                    <m:sSupPr>
                      <m:ctrlPr>
                        <w:rPr>
                          <w:rFonts w:ascii="Cambria Math" w:hAnsi="Cambria Math"/>
                          <w:szCs w:val="24"/>
                        </w:rPr>
                      </m:ctrlPr>
                    </m:sSupPr>
                    <m:e>
                      <m:r>
                        <w:rPr>
                          <w:rFonts w:ascii="Cambria Math" w:hAnsi="Cambria Math"/>
                          <w:szCs w:val="24"/>
                        </w:rPr>
                        <m:t>D</m:t>
                      </m:r>
                    </m:e>
                    <m:sup>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2</m:t>
                          </m:r>
                        </m:den>
                      </m:f>
                    </m:sup>
                  </m:sSup>
                  <m:acc>
                    <m:accPr>
                      <m:ctrlPr>
                        <w:rPr>
                          <w:rFonts w:ascii="Cambria Math" w:hAnsi="Cambria Math"/>
                          <w:szCs w:val="24"/>
                        </w:rPr>
                      </m:ctrlPr>
                    </m:accPr>
                    <m:e>
                      <m:r>
                        <w:rPr>
                          <w:rFonts w:ascii="Cambria Math" w:hAnsi="Cambria Math"/>
                          <w:szCs w:val="24"/>
                        </w:rPr>
                        <m:t>A</m:t>
                      </m:r>
                    </m:e>
                  </m:acc>
                  <m:sSup>
                    <m:sSupPr>
                      <m:ctrlPr>
                        <w:rPr>
                          <w:rFonts w:ascii="Cambria Math" w:hAnsi="Cambria Math"/>
                          <w:szCs w:val="24"/>
                        </w:rPr>
                      </m:ctrlPr>
                    </m:sSupPr>
                    <m:e>
                      <m:r>
                        <w:rPr>
                          <w:rFonts w:ascii="Cambria Math" w:hAnsi="Cambria Math"/>
                          <w:szCs w:val="24"/>
                        </w:rPr>
                        <m:t>D</m:t>
                      </m:r>
                    </m:e>
                    <m:sup>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2</m:t>
                          </m:r>
                        </m:den>
                      </m:f>
                    </m:sup>
                  </m:sSup>
                  <m:sSup>
                    <m:sSupPr>
                      <m:ctrlPr>
                        <w:rPr>
                          <w:rFonts w:ascii="Cambria Math" w:hAnsi="Cambria Math"/>
                          <w:szCs w:val="24"/>
                        </w:rPr>
                      </m:ctrlPr>
                    </m:sSupPr>
                    <m:e>
                      <m:r>
                        <w:rPr>
                          <w:rFonts w:ascii="Cambria Math" w:hAnsi="Cambria Math"/>
                          <w:szCs w:val="24"/>
                        </w:rPr>
                        <m:t>H</m:t>
                      </m:r>
                    </m:e>
                    <m:sup>
                      <m:d>
                        <m:dPr>
                          <m:ctrlPr>
                            <w:rPr>
                              <w:rFonts w:ascii="Cambria Math" w:hAnsi="Cambria Math"/>
                              <w:szCs w:val="24"/>
                            </w:rPr>
                          </m:ctrlPr>
                        </m:dPr>
                        <m:e>
                          <m:r>
                            <w:rPr>
                              <w:rFonts w:ascii="Cambria Math" w:hAnsi="Cambria Math"/>
                              <w:szCs w:val="24"/>
                            </w:rPr>
                            <m:t>l</m:t>
                          </m:r>
                        </m:e>
                      </m:d>
                    </m:sup>
                  </m:sSup>
                  <m:sSup>
                    <m:sSupPr>
                      <m:ctrlPr>
                        <w:rPr>
                          <w:rFonts w:ascii="Cambria Math" w:hAnsi="Cambria Math"/>
                          <w:szCs w:val="24"/>
                        </w:rPr>
                      </m:ctrlPr>
                    </m:sSupPr>
                    <m:e>
                      <m:r>
                        <w:rPr>
                          <w:rFonts w:ascii="Cambria Math" w:hAnsi="Cambria Math"/>
                          <w:szCs w:val="24"/>
                        </w:rPr>
                        <m:t>W</m:t>
                      </m:r>
                    </m:e>
                    <m:sup>
                      <m:d>
                        <m:dPr>
                          <m:ctrlPr>
                            <w:rPr>
                              <w:rFonts w:ascii="Cambria Math" w:hAnsi="Cambria Math"/>
                              <w:szCs w:val="24"/>
                            </w:rPr>
                          </m:ctrlPr>
                        </m:dPr>
                        <m:e>
                          <m:r>
                            <w:rPr>
                              <w:rFonts w:ascii="Cambria Math" w:hAnsi="Cambria Math"/>
                              <w:szCs w:val="24"/>
                            </w:rPr>
                            <m:t>l</m:t>
                          </m:r>
                        </m:e>
                      </m:d>
                    </m:sup>
                  </m:sSup>
                </m:e>
              </m:d>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res</m:t>
                  </m:r>
                </m:sub>
                <m:sup>
                  <m:d>
                    <m:dPr>
                      <m:ctrlPr>
                        <w:rPr>
                          <w:rFonts w:ascii="Cambria Math" w:hAnsi="Cambria Math"/>
                          <w:szCs w:val="24"/>
                        </w:rPr>
                      </m:ctrlPr>
                    </m:dPr>
                    <m:e>
                      <m:r>
                        <w:rPr>
                          <w:rFonts w:ascii="Cambria Math" w:hAnsi="Cambria Math"/>
                          <w:szCs w:val="24"/>
                        </w:rPr>
                        <m:t>l</m:t>
                      </m:r>
                    </m:e>
                  </m:d>
                </m:sup>
              </m:sSubSup>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7</m:t>
                  </m:r>
                </m:e>
              </m:d>
            </m:e>
          </m:eqArr>
        </m:oMath>
      </m:oMathPara>
    </w:p>
    <w:p w14:paraId="5BC1224F" w14:textId="77777777" w:rsidR="002E1906" w:rsidRPr="00E0583F" w:rsidRDefault="002E1906" w:rsidP="002E1906">
      <w:pPr>
        <w:rPr>
          <w:szCs w:val="24"/>
        </w:rPr>
      </w:pPr>
      <w:r w:rsidRPr="005D4A8A">
        <w:rPr>
          <w:szCs w:val="24"/>
        </w:rPr>
        <w:t xml:space="preserve">Here, </w:t>
      </w:r>
      <m:oMath>
        <m:acc>
          <m:accPr>
            <m:ctrlPr>
              <w:rPr>
                <w:rFonts w:ascii="Cambria Math" w:hAnsi="Cambria Math"/>
                <w:i/>
                <w:szCs w:val="24"/>
              </w:rPr>
            </m:ctrlPr>
          </m:accPr>
          <m:e>
            <m:r>
              <w:rPr>
                <w:rFonts w:ascii="Cambria Math" w:hAnsi="Cambria Math"/>
                <w:szCs w:val="24"/>
              </w:rPr>
              <m:t>A</m:t>
            </m:r>
          </m:e>
        </m:acc>
      </m:oMath>
      <w:r w:rsidRPr="005D4A8A">
        <w:rPr>
          <w:szCs w:val="24"/>
        </w:rPr>
        <w:t xml:space="preserve"> denotes the adjacency matrix constructed from </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e</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b</m:t>
            </m:r>
          </m:sub>
        </m:sSub>
      </m:oMath>
      <w:r w:rsidRPr="005D4A8A">
        <w:rPr>
          <w:szCs w:val="24"/>
        </w:rPr>
        <w:t xml:space="preserve">, while </w:t>
      </w:r>
      <m:oMath>
        <m:r>
          <w:rPr>
            <w:rFonts w:ascii="Cambria Math" w:hAnsi="Cambria Math"/>
            <w:szCs w:val="24"/>
          </w:rPr>
          <m:t>D</m:t>
        </m:r>
      </m:oMath>
      <w:r w:rsidRPr="005D4A8A">
        <w:rPr>
          <w:szCs w:val="24"/>
        </w:rPr>
        <w:t xml:space="preserve"> represents the degree matrix. </w:t>
      </w:r>
      <m:oMath>
        <m:sSup>
          <m:sSupPr>
            <m:ctrlPr>
              <w:rPr>
                <w:rFonts w:ascii="Cambria Math" w:hAnsi="Cambria Math"/>
                <w:i/>
                <w:szCs w:val="24"/>
              </w:rPr>
            </m:ctrlPr>
          </m:sSupPr>
          <m:e>
            <m:r>
              <w:rPr>
                <w:rFonts w:ascii="Cambria Math" w:hAnsi="Cambria Math"/>
                <w:szCs w:val="24"/>
              </w:rPr>
              <m:t>W</m:t>
            </m:r>
          </m:e>
          <m:sup>
            <m:d>
              <m:dPr>
                <m:ctrlPr>
                  <w:rPr>
                    <w:rFonts w:ascii="Cambria Math" w:hAnsi="Cambria Math"/>
                    <w:i/>
                    <w:szCs w:val="24"/>
                  </w:rPr>
                </m:ctrlPr>
              </m:dPr>
              <m:e>
                <m:r>
                  <w:rPr>
                    <w:rFonts w:ascii="Cambria Math" w:hAnsi="Cambria Math"/>
                    <w:szCs w:val="24"/>
                  </w:rPr>
                  <m:t>l</m:t>
                </m:r>
              </m:e>
            </m:d>
          </m:sup>
        </m:sSup>
      </m:oMath>
      <w:r w:rsidRPr="005D4A8A">
        <w:rPr>
          <w:szCs w:val="24"/>
        </w:rPr>
        <w:t xml:space="preserve"> is the learnable weight matrix for laye, and </w:t>
      </w:r>
      <m:oMath>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res</m:t>
            </m:r>
          </m:sub>
          <m:sup>
            <m:d>
              <m:dPr>
                <m:ctrlPr>
                  <w:rPr>
                    <w:rFonts w:ascii="Cambria Math" w:hAnsi="Cambria Math"/>
                    <w:i/>
                    <w:szCs w:val="24"/>
                  </w:rPr>
                </m:ctrlPr>
              </m:dPr>
              <m:e>
                <m:r>
                  <w:rPr>
                    <w:rFonts w:ascii="Cambria Math" w:hAnsi="Cambria Math"/>
                    <w:szCs w:val="24"/>
                  </w:rPr>
                  <m:t>l</m:t>
                </m:r>
              </m:e>
            </m:d>
          </m:sup>
        </m:sSubSup>
      </m:oMath>
      <w:r w:rsidRPr="005D4A8A">
        <w:rPr>
          <w:szCs w:val="24"/>
        </w:rPr>
        <w:t xml:space="preserve"> refers to the residual connection. In this study, the number of GCN layers is set to </w:t>
      </w:r>
      <m:oMath>
        <m:r>
          <w:rPr>
            <w:rFonts w:ascii="Cambria Math" w:hAnsi="Cambria Math"/>
            <w:szCs w:val="24"/>
          </w:rPr>
          <m:t>l=3</m:t>
        </m:r>
      </m:oMath>
      <w:r w:rsidRPr="00E0583F">
        <w:rPr>
          <w:szCs w:val="24"/>
        </w:rPr>
        <w:t xml:space="preserve">. Following the graph convolution operations, the model yields the deep node representation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ctx</m:t>
            </m:r>
          </m:sub>
        </m:sSub>
      </m:oMath>
      <w:r w:rsidRPr="005D4A8A">
        <w:rPr>
          <w:szCs w:val="24"/>
        </w:rPr>
        <w:t xml:space="preserve">. This representation integrates both sequence and structural perspectives, providing </w:t>
      </w:r>
      <w:r w:rsidRPr="00E0583F">
        <w:rPr>
          <w:szCs w:val="24"/>
        </w:rPr>
        <w:t>rich contextual information for the subsequent hierarchical classification task.</w:t>
      </w:r>
    </w:p>
    <w:p w14:paraId="1B4E152E" w14:textId="4B16EAC5" w:rsidR="002E1906" w:rsidRDefault="002E1906" w:rsidP="002E1906">
      <w:pPr>
        <w:pStyle w:val="a0"/>
        <w:rPr>
          <w:ins w:id="198" w:author="Chao Deng" w:date="2026-05-07T11:07:00Z" w16du:dateUtc="2026-05-07T03:07:00Z"/>
          <w:szCs w:val="24"/>
        </w:rPr>
      </w:pPr>
      <w:commentRangeStart w:id="199"/>
      <w:commentRangeStart w:id="200"/>
      <w:del w:id="201" w:author="Chao Deng" w:date="2026-05-07T10:31:00Z" w16du:dateUtc="2026-05-07T02:31:00Z">
        <w:r w:rsidRPr="005F2A62" w:rsidDel="00835A3C">
          <w:rPr>
            <w:szCs w:val="24"/>
          </w:rPr>
          <w:delText>Hierarchy Cross-Attentio</w:delText>
        </w:r>
      </w:del>
      <w:ins w:id="202" w:author="Chao Deng" w:date="2026-05-07T10:31:00Z" w16du:dateUtc="2026-05-07T02:31:00Z">
        <w:r w:rsidR="00835A3C" w:rsidRPr="00835A3C">
          <w:rPr>
            <w:szCs w:val="24"/>
          </w:rPr>
          <w:t xml:space="preserve">Mixture of Hierarchical Experts </w:t>
        </w:r>
      </w:ins>
      <w:del w:id="203" w:author="Chao Deng" w:date="2026-05-07T10:31:00Z" w16du:dateUtc="2026-05-07T02:31:00Z">
        <w:r w:rsidRPr="005F2A62" w:rsidDel="00835A3C">
          <w:rPr>
            <w:szCs w:val="24"/>
          </w:rPr>
          <w:delText>n</w:delText>
        </w:r>
        <w:commentRangeEnd w:id="199"/>
        <w:r w:rsidR="001E3BAB" w:rsidDel="00835A3C">
          <w:rPr>
            <w:rStyle w:val="CommentReference"/>
            <w:rFonts w:ascii="Times New Roman" w:hAnsi="Times New Roman" w:cs="Times New Roman"/>
            <w:sz w:val="24"/>
            <w:szCs w:val="24"/>
          </w:rPr>
          <w:commentReference w:id="199"/>
        </w:r>
        <w:commentRangeEnd w:id="200"/>
        <w:r w:rsidDel="00835A3C">
          <w:rPr>
            <w:rStyle w:val="CommentReference"/>
            <w:rFonts w:ascii="Times New Roman" w:hAnsi="Times New Roman" w:cs="Times New Roman"/>
            <w:sz w:val="24"/>
            <w:szCs w:val="24"/>
          </w:rPr>
          <w:commentReference w:id="200"/>
        </w:r>
      </w:del>
    </w:p>
    <w:p w14:paraId="2C206A8F" w14:textId="06EB05C5" w:rsidR="00131984" w:rsidRDefault="00131984" w:rsidP="00131984">
      <w:pPr>
        <w:rPr>
          <w:ins w:id="204" w:author="Chao Deng" w:date="2026-05-07T11:14:00Z" w16du:dateUtc="2026-05-07T03:14:00Z"/>
        </w:rPr>
      </w:pPr>
      <w:ins w:id="205" w:author="Chao Deng" w:date="2026-05-07T11:07:00Z" w16du:dateUtc="2026-05-07T03:07:00Z">
        <w:r>
          <w:rPr>
            <w:rFonts w:hint="eastAsia"/>
          </w:rPr>
          <w:lastRenderedPageBreak/>
          <w:t>Inspire by MoE archite</w:t>
        </w:r>
      </w:ins>
      <w:ins w:id="206" w:author="Chao Deng" w:date="2026-05-07T11:08:00Z" w16du:dateUtc="2026-05-07T03:08:00Z">
        <w:r>
          <w:rPr>
            <w:rFonts w:hint="eastAsia"/>
          </w:rPr>
          <w:t>cture</w:t>
        </w:r>
      </w:ins>
      <w:r w:rsidR="008152A5">
        <w:fldChar w:fldCharType="begin"/>
      </w:r>
      <w:r w:rsidR="009E0B76">
        <w:instrText xml:space="preserve"> ADDIN EN.CITE &lt;EndNote&gt;&lt;Cite&gt;&lt;Author&gt;Rajbhandari&lt;/Author&gt;&lt;Year&gt;2022&lt;/Year&gt;&lt;RecNum&gt;516&lt;/RecNum&gt;&lt;DisplayText&gt;[56]&lt;/DisplayText&gt;&lt;record&gt;&lt;rec-number&gt;516&lt;/rec-number&gt;&lt;foreign-keys&gt;&lt;key app="EN" db-id="ds9sp2avsr0pscezt9lpsfx825z50appaadd" timestamp="1778123589"&gt;516&lt;/key&gt;&lt;/foreign-keys&gt;&lt;ref-type name="Conference Proceedings"&gt;10&lt;/ref-type&gt;&lt;contributors&gt;&lt;authors&gt;&lt;author&gt;Rajbhandari, Samyam&lt;/author&gt;&lt;author&gt;Li, Conglong&lt;/author&gt;&lt;author&gt;Yao, Zhewei&lt;/author&gt;&lt;author&gt;Zhang, Minjia&lt;/author&gt;&lt;author&gt;Aminabadi, Reza Yazdani&lt;/author&gt;&lt;author&gt;Awan, Ammar Ahmad&lt;/author&gt;&lt;author&gt;Rasley, Jeff&lt;/author&gt;&lt;author&gt;He, Yuxiong&lt;/author&gt;&lt;/authors&gt;&lt;/contributors&gt;&lt;titles&gt;&lt;title&gt;Deepspeed-moe: Advancing mixture-of-experts inference and training to power next-generation ai scale&lt;/title&gt;&lt;secondary-title&gt;International conference on machine learning&lt;/secondary-title&gt;&lt;/titles&gt;&lt;pages&gt;18332-18346&lt;/pages&gt;&lt;dates&gt;&lt;year&gt;2022&lt;/year&gt;&lt;/dates&gt;&lt;publisher&gt;PMLR&lt;/publisher&gt;&lt;isbn&gt;2640-3498&lt;/isbn&gt;&lt;urls&gt;&lt;/urls&gt;&lt;/record&gt;&lt;/Cite&gt;&lt;/EndNote&gt;</w:instrText>
      </w:r>
      <w:r w:rsidR="008152A5">
        <w:fldChar w:fldCharType="separate"/>
      </w:r>
      <w:r w:rsidR="009E0B76">
        <w:rPr>
          <w:noProof/>
        </w:rPr>
        <w:t>[56]</w:t>
      </w:r>
      <w:r w:rsidR="008152A5">
        <w:fldChar w:fldCharType="end"/>
      </w:r>
      <w:ins w:id="207" w:author="Chao Deng" w:date="2026-05-07T11:15:00Z" w16du:dateUtc="2026-05-07T03:15:00Z">
        <w:r w:rsidR="00932088">
          <w:rPr>
            <w:rFonts w:hint="eastAsia"/>
          </w:rPr>
          <w:t>,</w:t>
        </w:r>
      </w:ins>
      <w:ins w:id="208" w:author="Chao Deng" w:date="2026-05-07T11:08:00Z" w16du:dateUtc="2026-05-07T03:08:00Z">
        <w:r w:rsidR="00DC55E6">
          <w:rPr>
            <w:rFonts w:hint="eastAsia"/>
          </w:rPr>
          <w:t xml:space="preserve"> </w:t>
        </w:r>
      </w:ins>
      <w:ins w:id="209" w:author="Chao Deng" w:date="2026-05-07T11:15:00Z" w16du:dateUtc="2026-05-07T03:15:00Z">
        <w:r w:rsidR="00932088">
          <w:rPr>
            <w:rFonts w:hint="eastAsia"/>
          </w:rPr>
          <w:t>t</w:t>
        </w:r>
      </w:ins>
      <w:ins w:id="210" w:author="Chao Deng" w:date="2026-05-07T11:07:00Z" w16du:dateUtc="2026-05-07T03:07:00Z">
        <w:r w:rsidRPr="00131984">
          <w:t>he Mixture of Hierarchical Experts</w:t>
        </w:r>
      </w:ins>
      <w:ins w:id="211" w:author="Chao Deng" w:date="2026-05-07T11:16:00Z" w16du:dateUtc="2026-05-07T03:16:00Z">
        <w:r w:rsidR="006B0BFB">
          <w:t xml:space="preserve"> </w:t>
        </w:r>
        <w:r w:rsidR="006B0BFB">
          <w:rPr>
            <w:lang w:val="en-US"/>
          </w:rPr>
          <w:t>(</w:t>
        </w:r>
      </w:ins>
      <w:ins w:id="212" w:author="Chao Deng" w:date="2026-05-07T11:07:00Z" w16du:dateUtc="2026-05-07T03:07:00Z">
        <w:r w:rsidRPr="00131984">
          <w:t>MoHE</w:t>
        </w:r>
      </w:ins>
      <w:ins w:id="213" w:author="Chao Deng" w:date="2026-05-07T11:16:00Z" w16du:dateUtc="2026-05-07T03:16:00Z">
        <w:r w:rsidR="006B0BFB">
          <w:rPr>
            <w:lang w:val="en-US"/>
          </w:rPr>
          <w:t xml:space="preserve">) </w:t>
        </w:r>
      </w:ins>
      <w:ins w:id="214" w:author="Chao Deng" w:date="2026-05-07T11:07:00Z" w16du:dateUtc="2026-05-07T03:07:00Z">
        <w:r w:rsidRPr="00131984">
          <w:t>module is one of the core innovations of this study. It consists of three consecutive and functionally coordinated blocks: Hierarchy Query Router</w:t>
        </w:r>
      </w:ins>
      <w:ins w:id="215" w:author="Chao Deng" w:date="2026-05-07T11:15:00Z" w16du:dateUtc="2026-05-07T03:15:00Z">
        <w:r w:rsidR="006B0BFB">
          <w:rPr>
            <w:rFonts w:hint="eastAsia"/>
          </w:rPr>
          <w:t xml:space="preserve"> (</w:t>
        </w:r>
      </w:ins>
      <w:ins w:id="216" w:author="Chao Deng" w:date="2026-05-07T11:07:00Z" w16du:dateUtc="2026-05-07T03:07:00Z">
        <w:r w:rsidRPr="00131984">
          <w:t>HQR</w:t>
        </w:r>
      </w:ins>
      <w:ins w:id="217" w:author="Chao Deng" w:date="2026-05-07T11:15:00Z" w16du:dateUtc="2026-05-07T03:15:00Z">
        <w:r w:rsidR="006B0BFB">
          <w:rPr>
            <w:rFonts w:hint="eastAsia"/>
          </w:rPr>
          <w:t>)</w:t>
        </w:r>
      </w:ins>
      <w:ins w:id="218" w:author="Chao Deng" w:date="2026-05-07T11:07:00Z" w16du:dateUtc="2026-05-07T03:07:00Z">
        <w:r w:rsidRPr="00131984">
          <w:t>, Experts Pool, and Hierarchy Cross Attention</w:t>
        </w:r>
      </w:ins>
      <w:ins w:id="219" w:author="Chao Deng" w:date="2026-05-07T11:16:00Z" w16du:dateUtc="2026-05-07T03:16:00Z">
        <w:r w:rsidR="006B0BFB">
          <w:t xml:space="preserve"> </w:t>
        </w:r>
        <w:r w:rsidR="006B0BFB">
          <w:rPr>
            <w:lang w:val="en-US"/>
          </w:rPr>
          <w:t>(</w:t>
        </w:r>
      </w:ins>
      <w:ins w:id="220" w:author="Chao Deng" w:date="2026-05-07T11:07:00Z" w16du:dateUtc="2026-05-07T03:07:00Z">
        <w:r w:rsidRPr="00131984">
          <w:t>HCA</w:t>
        </w:r>
      </w:ins>
      <w:ins w:id="221" w:author="Chao Deng" w:date="2026-05-07T11:16:00Z" w16du:dateUtc="2026-05-07T03:16:00Z">
        <w:r w:rsidR="006B0BFB">
          <w:rPr>
            <w:lang w:val="en-US"/>
          </w:rPr>
          <w:t>)</w:t>
        </w:r>
      </w:ins>
      <w:ins w:id="222" w:author="Chao Deng" w:date="2026-05-07T11:07:00Z" w16du:dateUtc="2026-05-07T03:07:00Z">
        <w:r w:rsidRPr="00131984">
          <w:t>. Specifically, HQR generates and activates expert queries according to the input sequence context and nucleotide-level hierarchical prior; Experts Pool maintains modification-specific expert queries corresponding to different RNA modification types; and HCA performs cross-attention between the activated expert queries and the Key–Value representations derived from contextual sequence features. Through this process, MoHE produces modification-specific representations, sequence-level classification outputs, and nucleotide-level attention distributions.</w:t>
        </w:r>
      </w:ins>
    </w:p>
    <w:p w14:paraId="4643CF05" w14:textId="373982F8" w:rsidR="0001694D" w:rsidRDefault="00D250B0" w:rsidP="00131984">
      <w:pPr>
        <w:rPr>
          <w:ins w:id="223" w:author="Chao Deng" w:date="2026-05-07T11:16:00Z" w16du:dateUtc="2026-05-07T03:16:00Z"/>
        </w:rPr>
      </w:pPr>
      <w:ins w:id="224" w:author="Chao Deng" w:date="2026-05-07T11:14:00Z" w16du:dateUtc="2026-05-07T03:14:00Z">
        <w:r w:rsidRPr="00D250B0">
          <w:t>A fundamental biological property of RNA modifications is that specific modification types are associated with specific nucleotide backgrounds. For example, m</w:t>
        </w:r>
        <w:r w:rsidRPr="00D250B0">
          <w:rPr>
            <w:vertAlign w:val="superscript"/>
            <w:rPrChange w:id="225" w:author="Chao Deng" w:date="2026-05-07T11:14:00Z" w16du:dateUtc="2026-05-07T03:14:00Z">
              <w:rPr/>
            </w:rPrChange>
          </w:rPr>
          <w:t>6</w:t>
        </w:r>
        <w:r w:rsidRPr="00D250B0">
          <w:t>A, m</w:t>
        </w:r>
        <w:r w:rsidRPr="00D250B0">
          <w:rPr>
            <w:vertAlign w:val="superscript"/>
            <w:rPrChange w:id="226" w:author="Chao Deng" w:date="2026-05-07T11:14:00Z" w16du:dateUtc="2026-05-07T03:14:00Z">
              <w:rPr/>
            </w:rPrChange>
          </w:rPr>
          <w:t>1</w:t>
        </w:r>
        <w:r w:rsidRPr="00D250B0">
          <w:t>A, m</w:t>
        </w:r>
        <w:r w:rsidRPr="00D250B0">
          <w:rPr>
            <w:vertAlign w:val="superscript"/>
            <w:rPrChange w:id="227" w:author="Chao Deng" w:date="2026-05-07T11:14:00Z" w16du:dateUtc="2026-05-07T03:14:00Z">
              <w:rPr/>
            </w:rPrChange>
          </w:rPr>
          <w:t>6</w:t>
        </w:r>
        <w:r w:rsidRPr="00D250B0">
          <w:t>Am, and Am are mainly associated with adenosine, whereas m</w:t>
        </w:r>
        <w:r w:rsidRPr="00D250B0">
          <w:rPr>
            <w:vertAlign w:val="superscript"/>
            <w:rPrChange w:id="228" w:author="Chao Deng" w:date="2026-05-07T11:14:00Z" w16du:dateUtc="2026-05-07T03:14:00Z">
              <w:rPr/>
            </w:rPrChange>
          </w:rPr>
          <w:t>5</w:t>
        </w:r>
        <w:r w:rsidRPr="00D250B0">
          <w:t>C and ac</w:t>
        </w:r>
        <w:r w:rsidRPr="00D250B0">
          <w:rPr>
            <w:vertAlign w:val="superscript"/>
            <w:rPrChange w:id="229" w:author="Chao Deng" w:date="2026-05-07T11:15:00Z" w16du:dateUtc="2026-05-07T03:15:00Z">
              <w:rPr/>
            </w:rPrChange>
          </w:rPr>
          <w:t>4</w:t>
        </w:r>
        <w:r w:rsidRPr="00D250B0">
          <w:t>C are closely related to cytidine. However, conventional RNA modification detection models usually treat different modification types as independent prediction targets, while overlooking the intrinsic hierarchical dependency between modification types and their underlying nucleotide backgrounds. To explicitly incorporate this biological prior, MoHE formulates RNA modification detection as a biologically constrained hierarchical expert activation problem, rather than directly maintaining fully independent query vectors for all modification types.</w:t>
        </w:r>
      </w:ins>
      <w:ins w:id="230" w:author="Chao Deng" w:date="2026-05-07T11:16:00Z" w16du:dateUtc="2026-05-07T03:16:00Z">
        <w:r w:rsidR="0019075A">
          <w:t xml:space="preserve"> </w:t>
        </w:r>
        <w:r w:rsidR="0019075A" w:rsidRPr="0019075A">
          <w:t>Specifically, the model first maintains four nucleotide-level queries:</w:t>
        </w:r>
      </w:ins>
    </w:p>
    <w:p w14:paraId="1F87E142" w14:textId="59172F26" w:rsidR="0019075A" w:rsidRPr="000438D4" w:rsidRDefault="00000000" w:rsidP="00131984">
      <w:pPr>
        <w:rPr>
          <w:ins w:id="231" w:author="Chao Deng" w:date="2026-05-07T11:18:00Z" w16du:dateUtc="2026-05-07T03:18:00Z"/>
          <w:szCs w:val="24"/>
        </w:rPr>
      </w:pPr>
      <m:oMathPara>
        <m:oMath>
          <m:eqArr>
            <m:eqArrPr>
              <m:maxDist m:val="1"/>
              <m:ctrlPr>
                <w:ins w:id="232" w:author="Chao Deng" w:date="2026-05-07T11:16:00Z" w16du:dateUtc="2026-05-07T03:16:00Z">
                  <w:rPr>
                    <w:rFonts w:ascii="Cambria Math" w:hAnsi="Cambria Math"/>
                    <w:szCs w:val="24"/>
                  </w:rPr>
                </w:ins>
              </m:ctrlPr>
            </m:eqArrPr>
            <m:e>
              <m:sSub>
                <m:sSubPr>
                  <m:ctrlPr>
                    <w:ins w:id="233" w:author="Chao Deng" w:date="2026-05-07T11:16:00Z" w16du:dateUtc="2026-05-07T03:16:00Z">
                      <w:rPr>
                        <w:rFonts w:ascii="Cambria Math" w:hAnsi="Cambria Math"/>
                        <w:szCs w:val="24"/>
                      </w:rPr>
                    </w:ins>
                  </m:ctrlPr>
                </m:sSubPr>
                <m:e>
                  <m:r>
                    <w:ins w:id="234" w:author="Chao Deng" w:date="2026-05-07T11:17:00Z" w16du:dateUtc="2026-05-07T03:17:00Z">
                      <m:rPr>
                        <m:sty m:val="p"/>
                      </m:rPr>
                      <w:rPr>
                        <w:rFonts w:ascii="Cambria Math" w:hAnsi="Cambria Math"/>
                        <w:szCs w:val="24"/>
                      </w:rPr>
                      <m:t>Q</m:t>
                    </w:ins>
                  </m:r>
                </m:e>
                <m:sub>
                  <m:r>
                    <w:ins w:id="235" w:author="Chao Deng" w:date="2026-05-07T11:17:00Z" w16du:dateUtc="2026-05-07T03:17:00Z">
                      <w:rPr>
                        <w:rFonts w:ascii="Cambria Math" w:hAnsi="Cambria Math"/>
                        <w:szCs w:val="24"/>
                      </w:rPr>
                      <m:t>base</m:t>
                    </w:ins>
                  </m:r>
                </m:sub>
              </m:sSub>
              <m:r>
                <w:ins w:id="236" w:author="Chao Deng" w:date="2026-05-07T11:16:00Z" w16du:dateUtc="2026-05-07T03:16:00Z">
                  <m:rPr>
                    <m:sty m:val="p"/>
                  </m:rPr>
                  <w:rPr>
                    <w:rFonts w:ascii="Cambria Math" w:hAnsi="Cambria Math"/>
                    <w:szCs w:val="24"/>
                  </w:rPr>
                  <m:t>=</m:t>
                </w:ins>
              </m:r>
              <m:d>
                <m:dPr>
                  <m:begChr m:val="{"/>
                  <m:endChr m:val="}"/>
                  <m:ctrlPr>
                    <w:ins w:id="237" w:author="Chao Deng" w:date="2026-05-07T11:17:00Z" w16du:dateUtc="2026-05-07T03:17:00Z">
                      <w:rPr>
                        <w:rFonts w:ascii="Cambria Math" w:hAnsi="Cambria Math"/>
                        <w:i/>
                        <w:szCs w:val="24"/>
                      </w:rPr>
                    </w:ins>
                  </m:ctrlPr>
                </m:dPr>
                <m:e>
                  <m:sSub>
                    <m:sSubPr>
                      <m:ctrlPr>
                        <w:ins w:id="238" w:author="Chao Deng" w:date="2026-05-07T11:17:00Z" w16du:dateUtc="2026-05-07T03:17:00Z">
                          <w:rPr>
                            <w:rFonts w:ascii="Cambria Math" w:hAnsi="Cambria Math"/>
                            <w:i/>
                            <w:szCs w:val="24"/>
                          </w:rPr>
                        </w:ins>
                      </m:ctrlPr>
                    </m:sSubPr>
                    <m:e>
                      <m:r>
                        <w:ins w:id="239" w:author="Chao Deng" w:date="2026-05-07T11:17:00Z" w16du:dateUtc="2026-05-07T03:17:00Z">
                          <w:rPr>
                            <w:rFonts w:ascii="Cambria Math" w:hAnsi="Cambria Math"/>
                            <w:szCs w:val="24"/>
                          </w:rPr>
                          <m:t>q</m:t>
                        </w:ins>
                      </m:r>
                    </m:e>
                    <m:sub>
                      <m:r>
                        <w:ins w:id="240" w:author="Chao Deng" w:date="2026-05-07T11:17:00Z" w16du:dateUtc="2026-05-07T03:17:00Z">
                          <w:rPr>
                            <w:rFonts w:ascii="Cambria Math" w:hAnsi="Cambria Math"/>
                            <w:szCs w:val="24"/>
                          </w:rPr>
                          <m:t>A</m:t>
                        </w:ins>
                      </m:r>
                    </m:sub>
                  </m:sSub>
                  <m:r>
                    <w:ins w:id="241" w:author="Chao Deng" w:date="2026-05-07T11:17:00Z" w16du:dateUtc="2026-05-07T03:17:00Z">
                      <w:rPr>
                        <w:rFonts w:ascii="Cambria Math" w:hAnsi="Cambria Math"/>
                        <w:szCs w:val="24"/>
                      </w:rPr>
                      <m:t>,</m:t>
                    </w:ins>
                  </m:r>
                  <m:sSub>
                    <m:sSubPr>
                      <m:ctrlPr>
                        <w:ins w:id="242" w:author="Chao Deng" w:date="2026-05-07T11:17:00Z" w16du:dateUtc="2026-05-07T03:17:00Z">
                          <w:rPr>
                            <w:rFonts w:ascii="Cambria Math" w:hAnsi="Cambria Math"/>
                            <w:i/>
                            <w:szCs w:val="24"/>
                          </w:rPr>
                        </w:ins>
                      </m:ctrlPr>
                    </m:sSubPr>
                    <m:e>
                      <m:r>
                        <w:ins w:id="243" w:author="Chao Deng" w:date="2026-05-07T11:17:00Z" w16du:dateUtc="2026-05-07T03:17:00Z">
                          <w:rPr>
                            <w:rFonts w:ascii="Cambria Math" w:hAnsi="Cambria Math"/>
                            <w:szCs w:val="24"/>
                          </w:rPr>
                          <m:t>q</m:t>
                        </w:ins>
                      </m:r>
                    </m:e>
                    <m:sub>
                      <m:r>
                        <w:ins w:id="244" w:author="Chao Deng" w:date="2026-05-07T11:17:00Z" w16du:dateUtc="2026-05-07T03:17:00Z">
                          <w:rPr>
                            <w:rFonts w:ascii="Cambria Math" w:hAnsi="Cambria Math"/>
                            <w:szCs w:val="24"/>
                          </w:rPr>
                          <m:t>C</m:t>
                        </w:ins>
                      </m:r>
                    </m:sub>
                  </m:sSub>
                  <m:r>
                    <w:ins w:id="245" w:author="Chao Deng" w:date="2026-05-07T11:17:00Z" w16du:dateUtc="2026-05-07T03:17:00Z">
                      <w:rPr>
                        <w:rFonts w:ascii="Cambria Math" w:hAnsi="Cambria Math"/>
                        <w:szCs w:val="24"/>
                      </w:rPr>
                      <m:t>,</m:t>
                    </w:ins>
                  </m:r>
                  <m:sSub>
                    <m:sSubPr>
                      <m:ctrlPr>
                        <w:ins w:id="246" w:author="Chao Deng" w:date="2026-05-07T11:17:00Z" w16du:dateUtc="2026-05-07T03:17:00Z">
                          <w:rPr>
                            <w:rFonts w:ascii="Cambria Math" w:hAnsi="Cambria Math"/>
                            <w:i/>
                            <w:szCs w:val="24"/>
                          </w:rPr>
                        </w:ins>
                      </m:ctrlPr>
                    </m:sSubPr>
                    <m:e>
                      <m:r>
                        <w:ins w:id="247" w:author="Chao Deng" w:date="2026-05-07T11:17:00Z" w16du:dateUtc="2026-05-07T03:17:00Z">
                          <w:rPr>
                            <w:rFonts w:ascii="Cambria Math" w:hAnsi="Cambria Math"/>
                            <w:szCs w:val="24"/>
                          </w:rPr>
                          <m:t>q</m:t>
                        </w:ins>
                      </m:r>
                    </m:e>
                    <m:sub>
                      <m:r>
                        <w:ins w:id="248" w:author="Chao Deng" w:date="2026-05-07T11:17:00Z" w16du:dateUtc="2026-05-07T03:17:00Z">
                          <w:rPr>
                            <w:rFonts w:ascii="Cambria Math" w:hAnsi="Cambria Math"/>
                            <w:szCs w:val="24"/>
                          </w:rPr>
                          <m:t>G</m:t>
                        </w:ins>
                      </m:r>
                    </m:sub>
                  </m:sSub>
                  <m:r>
                    <w:ins w:id="249" w:author="Chao Deng" w:date="2026-05-07T11:17:00Z" w16du:dateUtc="2026-05-07T03:17:00Z">
                      <w:rPr>
                        <w:rFonts w:ascii="Cambria Math" w:hAnsi="Cambria Math"/>
                        <w:szCs w:val="24"/>
                      </w:rPr>
                      <m:t>,</m:t>
                    </w:ins>
                  </m:r>
                  <m:sSub>
                    <m:sSubPr>
                      <m:ctrlPr>
                        <w:ins w:id="250" w:author="Chao Deng" w:date="2026-05-07T11:17:00Z" w16du:dateUtc="2026-05-07T03:17:00Z">
                          <w:rPr>
                            <w:rFonts w:ascii="Cambria Math" w:hAnsi="Cambria Math"/>
                            <w:i/>
                            <w:szCs w:val="24"/>
                          </w:rPr>
                        </w:ins>
                      </m:ctrlPr>
                    </m:sSubPr>
                    <m:e>
                      <m:r>
                        <w:ins w:id="251" w:author="Chao Deng" w:date="2026-05-07T11:17:00Z" w16du:dateUtc="2026-05-07T03:17:00Z">
                          <w:rPr>
                            <w:rFonts w:ascii="Cambria Math" w:hAnsi="Cambria Math"/>
                            <w:szCs w:val="24"/>
                          </w:rPr>
                          <m:t>q</m:t>
                        </w:ins>
                      </m:r>
                    </m:e>
                    <m:sub>
                      <m:r>
                        <w:ins w:id="252" w:author="Chao Deng" w:date="2026-05-07T11:17:00Z" w16du:dateUtc="2026-05-07T03:17:00Z">
                          <w:rPr>
                            <w:rFonts w:ascii="Cambria Math" w:hAnsi="Cambria Math"/>
                            <w:szCs w:val="24"/>
                          </w:rPr>
                          <m:t>U</m:t>
                        </w:ins>
                      </m:r>
                    </m:sub>
                  </m:sSub>
                </m:e>
              </m:d>
              <m:r>
                <w:ins w:id="253" w:author="Chao Deng" w:date="2026-05-07T11:17:00Z" w16du:dateUtc="2026-05-07T03:17:00Z">
                  <w:rPr>
                    <w:rFonts w:ascii="Cambria Math" w:hAnsi="Cambria Math"/>
                    <w:szCs w:val="24"/>
                  </w:rPr>
                  <m:t>,</m:t>
                </w:ins>
              </m:r>
              <m:sSub>
                <m:sSubPr>
                  <m:ctrlPr>
                    <w:ins w:id="254" w:author="Chao Deng" w:date="2026-05-07T11:16:00Z" w16du:dateUtc="2026-05-07T03:16:00Z">
                      <w:rPr>
                        <w:rFonts w:ascii="Cambria Math" w:hAnsi="Cambria Math"/>
                        <w:szCs w:val="24"/>
                      </w:rPr>
                    </w:ins>
                  </m:ctrlPr>
                </m:sSubPr>
                <m:e>
                  <m:r>
                    <w:ins w:id="255" w:author="Chao Deng" w:date="2026-05-07T11:17:00Z" w16du:dateUtc="2026-05-07T03:17:00Z">
                      <m:rPr>
                        <m:sty m:val="p"/>
                      </m:rPr>
                      <w:rPr>
                        <w:rFonts w:ascii="Cambria Math" w:hAnsi="Cambria Math"/>
                        <w:szCs w:val="24"/>
                      </w:rPr>
                      <m:t xml:space="preserve"> </m:t>
                    </w:ins>
                  </m:r>
                  <m:r>
                    <w:ins w:id="256" w:author="Chao Deng" w:date="2026-05-07T11:16:00Z" w16du:dateUtc="2026-05-07T03:16:00Z">
                      <m:rPr>
                        <m:sty m:val="p"/>
                      </m:rPr>
                      <w:rPr>
                        <w:rFonts w:ascii="Cambria Math" w:hAnsi="Cambria Math"/>
                        <w:szCs w:val="24"/>
                      </w:rPr>
                      <m:t>Q</m:t>
                    </w:ins>
                  </m:r>
                </m:e>
                <m:sub>
                  <m:r>
                    <w:ins w:id="257" w:author="Chao Deng" w:date="2026-05-07T11:16:00Z" w16du:dateUtc="2026-05-07T03:16:00Z">
                      <w:rPr>
                        <w:rFonts w:ascii="Cambria Math" w:hAnsi="Cambria Math"/>
                        <w:szCs w:val="24"/>
                      </w:rPr>
                      <m:t>base</m:t>
                    </w:ins>
                  </m:r>
                </m:sub>
              </m:sSub>
              <m:r>
                <w:ins w:id="258" w:author="Chao Deng" w:date="2026-05-07T11:18:00Z" w16du:dateUtc="2026-05-07T03:18:00Z">
                  <m:rPr>
                    <m:sty m:val="p"/>
                  </m:rPr>
                  <w:rPr>
                    <w:rFonts w:ascii="Cambria Math" w:hAnsi="Cambria Math"/>
                    <w:szCs w:val="24"/>
                  </w:rPr>
                  <m:t>∈</m:t>
                </w:ins>
              </m:r>
              <m:sSup>
                <m:sSupPr>
                  <m:ctrlPr>
                    <w:ins w:id="259" w:author="Chao Deng" w:date="2026-05-07T11:18:00Z" w16du:dateUtc="2026-05-07T03:18:00Z">
                      <w:rPr>
                        <w:rFonts w:ascii="Cambria Math" w:hAnsi="Cambria Math"/>
                        <w:szCs w:val="24"/>
                      </w:rPr>
                    </w:ins>
                  </m:ctrlPr>
                </m:sSupPr>
                <m:e>
                  <m:r>
                    <w:ins w:id="260" w:author="Chao Deng" w:date="2026-05-07T11:18:00Z" w16du:dateUtc="2026-05-07T03:18:00Z">
                      <m:rPr>
                        <m:scr m:val="double-struck"/>
                        <m:sty m:val="p"/>
                      </m:rPr>
                      <w:rPr>
                        <w:rFonts w:ascii="Cambria Math" w:hAnsi="Cambria Math"/>
                        <w:szCs w:val="24"/>
                      </w:rPr>
                      <m:t>R</m:t>
                    </w:ins>
                  </m:r>
                </m:e>
                <m:sup>
                  <m:r>
                    <w:ins w:id="261" w:author="Chao Deng" w:date="2026-05-07T11:18:00Z" w16du:dateUtc="2026-05-07T03:18:00Z">
                      <w:rPr>
                        <w:rFonts w:ascii="Cambria Math" w:hAnsi="Cambria Math"/>
                        <w:szCs w:val="24"/>
                      </w:rPr>
                      <m:t>4×d</m:t>
                    </w:ins>
                  </m:r>
                </m:sup>
              </m:sSup>
              <m:r>
                <w:ins w:id="262" w:author="Chao Deng" w:date="2026-05-07T11:16:00Z" w16du:dateUtc="2026-05-07T03:16:00Z">
                  <m:rPr>
                    <m:sty m:val="p"/>
                  </m:rPr>
                  <w:rPr>
                    <w:rFonts w:ascii="Cambria Math" w:hAnsi="Cambria Math"/>
                    <w:szCs w:val="24"/>
                  </w:rPr>
                  <m:t>#</m:t>
                </w:ins>
              </m:r>
              <m:d>
                <m:dPr>
                  <m:ctrlPr>
                    <w:ins w:id="263" w:author="Chao Deng" w:date="2026-05-07T11:16:00Z" w16du:dateUtc="2026-05-07T03:16:00Z">
                      <w:rPr>
                        <w:rFonts w:ascii="Cambria Math" w:hAnsi="Cambria Math"/>
                        <w:szCs w:val="24"/>
                      </w:rPr>
                    </w:ins>
                  </m:ctrlPr>
                </m:dPr>
                <m:e>
                  <m:r>
                    <w:ins w:id="264" w:author="Chao Deng" w:date="2026-05-07T11:16:00Z" w16du:dateUtc="2026-05-07T03:16:00Z">
                      <m:rPr>
                        <m:sty m:val="p"/>
                      </m:rPr>
                      <w:rPr>
                        <w:rFonts w:ascii="Cambria Math" w:hAnsi="Cambria Math"/>
                        <w:szCs w:val="24"/>
                      </w:rPr>
                      <m:t>8</m:t>
                    </w:ins>
                  </m:r>
                </m:e>
              </m:d>
            </m:e>
          </m:eqArr>
        </m:oMath>
      </m:oMathPara>
    </w:p>
    <w:p w14:paraId="0BFF76CB" w14:textId="5A40817B" w:rsidR="000438D4" w:rsidRDefault="000438D4" w:rsidP="00131984">
      <w:pPr>
        <w:rPr>
          <w:ins w:id="265" w:author="Chao Deng" w:date="2026-05-07T11:19:00Z" w16du:dateUtc="2026-05-07T03:19:00Z"/>
        </w:rPr>
      </w:pPr>
      <w:ins w:id="266" w:author="Chao Deng" w:date="2026-05-07T11:18:00Z" w16du:dateUtc="2026-05-07T03:18:00Z">
        <w:r>
          <w:t xml:space="preserve">where </w:t>
        </w:r>
      </w:ins>
      <m:oMath>
        <m:sSub>
          <m:sSubPr>
            <m:ctrlPr>
              <w:ins w:id="267" w:author="Chao Deng" w:date="2026-05-07T11:18:00Z" w16du:dateUtc="2026-05-07T03:18:00Z">
                <w:rPr>
                  <w:rFonts w:ascii="Cambria Math" w:hAnsi="Cambria Math"/>
                </w:rPr>
              </w:ins>
            </m:ctrlPr>
          </m:sSubPr>
          <m:e>
            <m:r>
              <w:ins w:id="268" w:author="Chao Deng" w:date="2026-05-07T11:18:00Z" w16du:dateUtc="2026-05-07T03:18:00Z">
                <w:rPr>
                  <w:rFonts w:ascii="Cambria Math" w:hAnsi="Cambria Math"/>
                </w:rPr>
                <m:t>q</m:t>
              </w:ins>
            </m:r>
          </m:e>
          <m:sub>
            <m:r>
              <w:ins w:id="269" w:author="Chao Deng" w:date="2026-05-07T11:18:00Z" w16du:dateUtc="2026-05-07T03:18:00Z">
                <w:rPr>
                  <w:rFonts w:ascii="Cambria Math" w:hAnsi="Cambria Math"/>
                </w:rPr>
                <m:t>A</m:t>
              </w:ins>
            </m:r>
          </m:sub>
        </m:sSub>
      </m:oMath>
      <w:ins w:id="270" w:author="Chao Deng" w:date="2026-05-07T11:18:00Z" w16du:dateUtc="2026-05-07T03:18:00Z">
        <w:r>
          <w:t xml:space="preserve">, </w:t>
        </w:r>
      </w:ins>
      <m:oMath>
        <m:sSub>
          <m:sSubPr>
            <m:ctrlPr>
              <w:ins w:id="271" w:author="Chao Deng" w:date="2026-05-07T11:18:00Z" w16du:dateUtc="2026-05-07T03:18:00Z">
                <w:rPr>
                  <w:rFonts w:ascii="Cambria Math" w:hAnsi="Cambria Math"/>
                </w:rPr>
              </w:ins>
            </m:ctrlPr>
          </m:sSubPr>
          <m:e>
            <m:r>
              <w:ins w:id="272" w:author="Chao Deng" w:date="2026-05-07T11:18:00Z" w16du:dateUtc="2026-05-07T03:18:00Z">
                <w:rPr>
                  <w:rFonts w:ascii="Cambria Math" w:hAnsi="Cambria Math"/>
                </w:rPr>
                <m:t>q</m:t>
              </w:ins>
            </m:r>
          </m:e>
          <m:sub>
            <m:r>
              <w:ins w:id="273" w:author="Chao Deng" w:date="2026-05-07T11:18:00Z" w16du:dateUtc="2026-05-07T03:18:00Z">
                <w:rPr>
                  <w:rFonts w:ascii="Cambria Math" w:hAnsi="Cambria Math"/>
                </w:rPr>
                <m:t>C</m:t>
              </w:ins>
            </m:r>
          </m:sub>
        </m:sSub>
      </m:oMath>
      <w:ins w:id="274" w:author="Chao Deng" w:date="2026-05-07T11:18:00Z" w16du:dateUtc="2026-05-07T03:18:00Z">
        <w:r>
          <w:t xml:space="preserve">, </w:t>
        </w:r>
      </w:ins>
      <m:oMath>
        <m:sSub>
          <m:sSubPr>
            <m:ctrlPr>
              <w:ins w:id="275" w:author="Chao Deng" w:date="2026-05-07T11:18:00Z" w16du:dateUtc="2026-05-07T03:18:00Z">
                <w:rPr>
                  <w:rFonts w:ascii="Cambria Math" w:hAnsi="Cambria Math"/>
                </w:rPr>
              </w:ins>
            </m:ctrlPr>
          </m:sSubPr>
          <m:e>
            <m:r>
              <w:ins w:id="276" w:author="Chao Deng" w:date="2026-05-07T11:18:00Z" w16du:dateUtc="2026-05-07T03:18:00Z">
                <w:rPr>
                  <w:rFonts w:ascii="Cambria Math" w:hAnsi="Cambria Math"/>
                </w:rPr>
                <m:t>q</m:t>
              </w:ins>
            </m:r>
          </m:e>
          <m:sub>
            <m:r>
              <w:ins w:id="277" w:author="Chao Deng" w:date="2026-05-07T11:18:00Z" w16du:dateUtc="2026-05-07T03:18:00Z">
                <w:rPr>
                  <w:rFonts w:ascii="Cambria Math" w:hAnsi="Cambria Math"/>
                </w:rPr>
                <m:t>G</m:t>
              </w:ins>
            </m:r>
          </m:sub>
        </m:sSub>
      </m:oMath>
      <w:ins w:id="278" w:author="Chao Deng" w:date="2026-05-07T11:18:00Z" w16du:dateUtc="2026-05-07T03:18:00Z">
        <w:r>
          <w:t xml:space="preserve">, and </w:t>
        </w:r>
      </w:ins>
      <m:oMath>
        <m:sSub>
          <m:sSubPr>
            <m:ctrlPr>
              <w:ins w:id="279" w:author="Chao Deng" w:date="2026-05-07T11:18:00Z" w16du:dateUtc="2026-05-07T03:18:00Z">
                <w:rPr>
                  <w:rFonts w:ascii="Cambria Math" w:hAnsi="Cambria Math"/>
                </w:rPr>
              </w:ins>
            </m:ctrlPr>
          </m:sSubPr>
          <m:e>
            <m:r>
              <w:ins w:id="280" w:author="Chao Deng" w:date="2026-05-07T11:18:00Z" w16du:dateUtc="2026-05-07T03:18:00Z">
                <w:rPr>
                  <w:rFonts w:ascii="Cambria Math" w:hAnsi="Cambria Math"/>
                </w:rPr>
                <m:t>q</m:t>
              </w:ins>
            </m:r>
          </m:e>
          <m:sub>
            <m:r>
              <w:ins w:id="281" w:author="Chao Deng" w:date="2026-05-07T11:18:00Z" w16du:dateUtc="2026-05-07T03:18:00Z">
                <w:rPr>
                  <w:rFonts w:ascii="Cambria Math" w:hAnsi="Cambria Math"/>
                </w:rPr>
                <m:t>U</m:t>
              </w:ins>
            </m:r>
          </m:sub>
        </m:sSub>
      </m:oMath>
      <w:ins w:id="282" w:author="Chao Deng" w:date="2026-05-07T11:18:00Z" w16du:dateUtc="2026-05-07T03:18:00Z">
        <w:r>
          <w:t xml:space="preserve">correspond to the four canonical RNA nucleotides A, C, G, and U, respectively. MoHE uses these four nucleotide queries as hierarchical routing queries. Together with the contextual sequence representation </w:t>
        </w:r>
      </w:ins>
      <m:oMath>
        <m:sSub>
          <m:sSubPr>
            <m:ctrlPr>
              <w:ins w:id="283" w:author="Chao Deng" w:date="2026-05-07T11:18:00Z" w16du:dateUtc="2026-05-07T03:18:00Z">
                <w:rPr>
                  <w:rFonts w:ascii="Cambria Math" w:hAnsi="Cambria Math"/>
                </w:rPr>
              </w:ins>
            </m:ctrlPr>
          </m:sSubPr>
          <m:e>
            <m:r>
              <w:ins w:id="284" w:author="Chao Deng" w:date="2026-05-07T11:18:00Z" w16du:dateUtc="2026-05-07T03:18:00Z">
                <w:rPr>
                  <w:rFonts w:ascii="Cambria Math" w:hAnsi="Cambria Math"/>
                </w:rPr>
                <m:t>X</m:t>
              </w:ins>
            </m:r>
          </m:e>
          <m:sub>
            <m:r>
              <w:ins w:id="285" w:author="Chao Deng" w:date="2026-05-07T11:18:00Z" w16du:dateUtc="2026-05-07T03:18:00Z">
                <w:rPr>
                  <w:rFonts w:ascii="Cambria Math" w:hAnsi="Cambria Math"/>
                </w:rPr>
                <m:t>ctx</m:t>
              </w:ins>
            </m:r>
          </m:sub>
        </m:sSub>
      </m:oMath>
      <w:ins w:id="286" w:author="Chao Deng" w:date="2026-05-07T11:19:00Z" w16du:dateUtc="2026-05-07T03:19:00Z">
        <w:r w:rsidR="00DB1833">
          <w:t xml:space="preserve"> </w:t>
        </w:r>
      </w:ins>
      <w:ins w:id="287" w:author="Chao Deng" w:date="2026-05-07T11:18:00Z" w16du:dateUtc="2026-05-07T03:18:00Z">
        <w:r>
          <w:t>produced by the M</w:t>
        </w:r>
        <w:r w:rsidRPr="000438D4">
          <w:rPr>
            <w:vertAlign w:val="superscript"/>
            <w:rPrChange w:id="288" w:author="Chao Deng" w:date="2026-05-07T11:18:00Z" w16du:dateUtc="2026-05-07T03:18:00Z">
              <w:rPr/>
            </w:rPrChange>
          </w:rPr>
          <w:t>2</w:t>
        </w:r>
        <w:r>
          <w:t>D module, these nucleotide queries are fed into the HQR block. HQR then adaptively derives and activates modification-specific expert queries from the Experts Pool according to the current sequence context and the predefined nucleotide-to-modification hierarchy:</w:t>
        </w:r>
      </w:ins>
    </w:p>
    <w:p w14:paraId="670D1C22" w14:textId="53A8123B" w:rsidR="00DB1833" w:rsidRPr="00AD73A6" w:rsidRDefault="00000000" w:rsidP="00131984">
      <w:pPr>
        <w:rPr>
          <w:ins w:id="289" w:author="Chao Deng" w:date="2026-05-07T11:22:00Z" w16du:dateUtc="2026-05-07T03:22:00Z"/>
          <w:szCs w:val="24"/>
          <w:rPrChange w:id="290" w:author="Chao Deng" w:date="2026-05-07T11:22:00Z" w16du:dateUtc="2026-05-07T03:22:00Z">
            <w:rPr>
              <w:ins w:id="291" w:author="Chao Deng" w:date="2026-05-07T11:22:00Z" w16du:dateUtc="2026-05-07T03:22:00Z"/>
              <w:rFonts w:ascii="Cambria Math" w:hAnsi="Cambria Math"/>
              <w:i/>
              <w:szCs w:val="24"/>
            </w:rPr>
          </w:rPrChange>
        </w:rPr>
      </w:pPr>
      <m:oMathPara>
        <m:oMath>
          <m:eqArr>
            <m:eqArrPr>
              <m:maxDist m:val="1"/>
              <m:ctrlPr>
                <w:ins w:id="292" w:author="Chao Deng" w:date="2026-05-07T11:19:00Z" w16du:dateUtc="2026-05-07T03:19:00Z">
                  <w:rPr>
                    <w:rFonts w:ascii="Cambria Math" w:hAnsi="Cambria Math"/>
                    <w:szCs w:val="24"/>
                  </w:rPr>
                </w:ins>
              </m:ctrlPr>
            </m:eqArrPr>
            <m:e>
              <m:sSubSup>
                <m:sSubSupPr>
                  <m:ctrlPr>
                    <w:ins w:id="293" w:author="Chao Deng" w:date="2026-05-07T11:20:00Z" w16du:dateUtc="2026-05-07T03:20:00Z">
                      <w:rPr>
                        <w:rFonts w:ascii="Cambria Math" w:hAnsi="Cambria Math"/>
                        <w:szCs w:val="24"/>
                      </w:rPr>
                    </w:ins>
                  </m:ctrlPr>
                </m:sSubSupPr>
                <m:e>
                  <m:r>
                    <w:ins w:id="294" w:author="Chao Deng" w:date="2026-05-07T11:20:00Z" w16du:dateUtc="2026-05-07T03:20:00Z">
                      <m:rPr>
                        <m:sty m:val="p"/>
                      </m:rPr>
                      <w:rPr>
                        <w:rFonts w:ascii="Cambria Math" w:hAnsi="Cambria Math"/>
                        <w:szCs w:val="24"/>
                      </w:rPr>
                      <m:t>Q</m:t>
                    </w:ins>
                  </m:r>
                </m:e>
                <m:sub>
                  <m:r>
                    <w:ins w:id="295" w:author="Chao Deng" w:date="2026-05-07T11:20:00Z" w16du:dateUtc="2026-05-07T03:20:00Z">
                      <w:rPr>
                        <w:rFonts w:ascii="Cambria Math" w:hAnsi="Cambria Math"/>
                        <w:szCs w:val="24"/>
                      </w:rPr>
                      <m:t>expert</m:t>
                    </w:ins>
                  </m:r>
                </m:sub>
                <m:sup>
                  <m:r>
                    <w:ins w:id="296" w:author="Chao Deng" w:date="2026-05-07T11:20:00Z" w16du:dateUtc="2026-05-07T03:20:00Z">
                      <w:rPr>
                        <w:rFonts w:ascii="Cambria Math" w:hAnsi="Cambria Math"/>
                        <w:szCs w:val="24"/>
                      </w:rPr>
                      <m:t>act</m:t>
                    </w:ins>
                  </m:r>
                </m:sup>
              </m:sSubSup>
              <m:r>
                <w:ins w:id="297" w:author="Chao Deng" w:date="2026-05-07T11:20:00Z" w16du:dateUtc="2026-05-07T03:20:00Z">
                  <m:rPr>
                    <m:sty m:val="p"/>
                  </m:rPr>
                  <w:rPr>
                    <w:rFonts w:ascii="Cambria Math" w:hAnsi="Cambria Math"/>
                    <w:szCs w:val="24"/>
                  </w:rPr>
                  <m:t>,</m:t>
                </w:ins>
              </m:r>
              <m:sSub>
                <m:sSubPr>
                  <m:ctrlPr>
                    <w:ins w:id="298" w:author="Chao Deng" w:date="2026-05-07T11:20:00Z" w16du:dateUtc="2026-05-07T03:20:00Z">
                      <w:rPr>
                        <w:rFonts w:ascii="Cambria Math" w:hAnsi="Cambria Math"/>
                      </w:rPr>
                    </w:ins>
                  </m:ctrlPr>
                </m:sSubPr>
                <m:e>
                  <m:r>
                    <w:ins w:id="299" w:author="Chao Deng" w:date="2026-05-07T11:20:00Z" w16du:dateUtc="2026-05-07T03:20:00Z">
                      <w:rPr>
                        <w:rFonts w:ascii="Cambria Math" w:hAnsi="Cambria Math"/>
                      </w:rPr>
                      <m:t>H</m:t>
                    </w:ins>
                  </m:r>
                </m:e>
                <m:sub>
                  <m:r>
                    <w:ins w:id="300" w:author="Chao Deng" w:date="2026-05-07T11:20:00Z" w16du:dateUtc="2026-05-07T03:20:00Z">
                      <w:rPr>
                        <w:rFonts w:ascii="Cambria Math" w:hAnsi="Cambria Math"/>
                      </w:rPr>
                      <m:t>group</m:t>
                    </w:ins>
                  </m:r>
                </m:sub>
              </m:sSub>
              <m:r>
                <w:ins w:id="301" w:author="Chao Deng" w:date="2026-05-07T11:19:00Z" w16du:dateUtc="2026-05-07T03:19:00Z">
                  <m:rPr>
                    <m:sty m:val="p"/>
                  </m:rPr>
                  <w:rPr>
                    <w:rFonts w:ascii="Cambria Math" w:hAnsi="Cambria Math"/>
                    <w:szCs w:val="24"/>
                  </w:rPr>
                  <m:t>=</m:t>
                </w:ins>
              </m:r>
              <m:r>
                <w:ins w:id="302" w:author="Chao Deng" w:date="2026-05-07T11:20:00Z" w16du:dateUtc="2026-05-07T03:20:00Z">
                  <w:rPr>
                    <w:rFonts w:ascii="Cambria Math" w:hAnsi="Cambria Math"/>
                    <w:szCs w:val="24"/>
                  </w:rPr>
                  <m:t>HQR</m:t>
                </w:ins>
              </m:r>
              <m:d>
                <m:dPr>
                  <m:ctrlPr>
                    <w:ins w:id="303" w:author="Chao Deng" w:date="2026-05-07T11:21:00Z" w16du:dateUtc="2026-05-07T03:21:00Z">
                      <w:rPr>
                        <w:rFonts w:ascii="Cambria Math" w:hAnsi="Cambria Math"/>
                        <w:i/>
                        <w:szCs w:val="24"/>
                      </w:rPr>
                    </w:ins>
                  </m:ctrlPr>
                </m:dPr>
                <m:e>
                  <m:sSub>
                    <m:sSubPr>
                      <m:ctrlPr>
                        <w:ins w:id="304" w:author="Chao Deng" w:date="2026-05-07T11:21:00Z" w16du:dateUtc="2026-05-07T03:21:00Z">
                          <w:rPr>
                            <w:rFonts w:ascii="Cambria Math" w:hAnsi="Cambria Math"/>
                            <w:szCs w:val="24"/>
                          </w:rPr>
                        </w:ins>
                      </m:ctrlPr>
                    </m:sSubPr>
                    <m:e>
                      <m:r>
                        <w:ins w:id="305" w:author="Chao Deng" w:date="2026-05-07T11:21:00Z" w16du:dateUtc="2026-05-07T03:21:00Z">
                          <m:rPr>
                            <m:sty m:val="p"/>
                          </m:rPr>
                          <w:rPr>
                            <w:rFonts w:ascii="Cambria Math" w:hAnsi="Cambria Math"/>
                            <w:szCs w:val="24"/>
                          </w:rPr>
                          <m:t>Q</m:t>
                        </w:ins>
                      </m:r>
                    </m:e>
                    <m:sub>
                      <m:r>
                        <w:ins w:id="306" w:author="Chao Deng" w:date="2026-05-07T11:21:00Z" w16du:dateUtc="2026-05-07T03:21:00Z">
                          <w:rPr>
                            <w:rFonts w:ascii="Cambria Math" w:hAnsi="Cambria Math"/>
                            <w:szCs w:val="24"/>
                          </w:rPr>
                          <m:t>base</m:t>
                        </w:ins>
                      </m:r>
                    </m:sub>
                  </m:sSub>
                  <m:r>
                    <w:ins w:id="307" w:author="Chao Deng" w:date="2026-05-07T11:21:00Z" w16du:dateUtc="2026-05-07T03:21:00Z">
                      <w:rPr>
                        <w:rFonts w:ascii="Cambria Math" w:hAnsi="Cambria Math"/>
                        <w:szCs w:val="24"/>
                      </w:rPr>
                      <m:t>,</m:t>
                    </w:ins>
                  </m:r>
                  <m:sSub>
                    <m:sSubPr>
                      <m:ctrlPr>
                        <w:ins w:id="308" w:author="Chao Deng" w:date="2026-05-07T11:21:00Z" w16du:dateUtc="2026-05-07T03:21:00Z">
                          <w:rPr>
                            <w:rFonts w:ascii="Cambria Math" w:hAnsi="Cambria Math"/>
                          </w:rPr>
                        </w:ins>
                      </m:ctrlPr>
                    </m:sSubPr>
                    <m:e>
                      <m:r>
                        <w:ins w:id="309" w:author="Chao Deng" w:date="2026-05-07T11:21:00Z" w16du:dateUtc="2026-05-07T03:21:00Z">
                          <w:rPr>
                            <w:rFonts w:ascii="Cambria Math" w:hAnsi="Cambria Math"/>
                          </w:rPr>
                          <m:t>X</m:t>
                        </w:ins>
                      </m:r>
                    </m:e>
                    <m:sub>
                      <m:r>
                        <w:ins w:id="310" w:author="Chao Deng" w:date="2026-05-07T11:21:00Z" w16du:dateUtc="2026-05-07T03:21:00Z">
                          <w:rPr>
                            <w:rFonts w:ascii="Cambria Math" w:hAnsi="Cambria Math"/>
                          </w:rPr>
                          <m:t>ctx</m:t>
                        </w:ins>
                      </m:r>
                    </m:sub>
                  </m:sSub>
                  <m:r>
                    <w:ins w:id="311" w:author="Chao Deng" w:date="2026-05-07T11:21:00Z" w16du:dateUtc="2026-05-07T03:21:00Z">
                      <w:rPr>
                        <w:rFonts w:ascii="Cambria Math" w:hAnsi="Cambria Math"/>
                      </w:rPr>
                      <m:t>,τ</m:t>
                    </w:ins>
                  </m:r>
                </m:e>
              </m:d>
              <m:ctrlPr>
                <w:rPr>
                  <w:rFonts w:ascii="Cambria Math" w:eastAsia="Cambria Math" w:hAnsi="Cambria Math" w:cs="Cambria Math"/>
                  <w:i/>
                </w:rPr>
              </m:ctrlPr>
            </m:e>
            <m:e>
              <m:sSub>
                <m:sSubPr>
                  <m:ctrlPr>
                    <w:ins w:id="312" w:author="Chao Deng" w:date="2026-05-07T11:32:00Z" w16du:dateUtc="2026-05-07T03:32:00Z">
                      <w:rPr>
                        <w:rFonts w:ascii="Cambria Math" w:hAnsi="Cambria Math"/>
                        <w:szCs w:val="24"/>
                      </w:rPr>
                    </w:ins>
                  </m:ctrlPr>
                </m:sSubPr>
                <m:e>
                  <m:r>
                    <w:ins w:id="313" w:author="Chao Deng" w:date="2026-05-07T11:32:00Z" w16du:dateUtc="2026-05-07T03:32:00Z">
                      <w:rPr>
                        <w:rFonts w:ascii="Cambria Math" w:hAnsi="Cambria Math"/>
                        <w:szCs w:val="24"/>
                      </w:rPr>
                      <m:t>Y</m:t>
                    </w:ins>
                  </m:r>
                </m:e>
                <m:sub>
                  <m:r>
                    <w:ins w:id="314" w:author="Chao Deng" w:date="2026-05-07T11:32:00Z" w16du:dateUtc="2026-05-07T03:32:00Z">
                      <w:rPr>
                        <w:rFonts w:ascii="Cambria Math" w:hAnsi="Cambria Math"/>
                        <w:szCs w:val="24"/>
                      </w:rPr>
                      <m:t>group</m:t>
                    </w:ins>
                  </m:r>
                </m:sub>
              </m:sSub>
              <m:r>
                <w:ins w:id="315" w:author="Chao Deng" w:date="2026-05-07T11:32:00Z" w16du:dateUtc="2026-05-07T03:32:00Z">
                  <m:rPr>
                    <m:sty m:val="p"/>
                  </m:rPr>
                  <w:rPr>
                    <w:rFonts w:ascii="Cambria Math" w:hAnsi="Cambria Math"/>
                    <w:szCs w:val="24"/>
                  </w:rPr>
                  <m:t>=</m:t>
                </w:ins>
              </m:r>
              <m:r>
                <w:ins w:id="316" w:author="Chao Deng" w:date="2026-05-07T11:32:00Z" w16du:dateUtc="2026-05-07T03:32:00Z">
                  <w:rPr>
                    <w:rFonts w:ascii="Cambria Math" w:hAnsi="Cambria Math"/>
                    <w:szCs w:val="24"/>
                  </w:rPr>
                  <m:t>Linear</m:t>
                </w:ins>
              </m:r>
              <m:d>
                <m:dPr>
                  <m:ctrlPr>
                    <w:ins w:id="317" w:author="Chao Deng" w:date="2026-05-07T11:32:00Z" w16du:dateUtc="2026-05-07T03:32:00Z">
                      <w:rPr>
                        <w:rFonts w:ascii="Cambria Math" w:hAnsi="Cambria Math"/>
                        <w:szCs w:val="24"/>
                      </w:rPr>
                    </w:ins>
                  </m:ctrlPr>
                </m:dPr>
                <m:e>
                  <m:sSub>
                    <m:sSubPr>
                      <m:ctrlPr>
                        <w:ins w:id="318" w:author="Chao Deng" w:date="2026-05-07T11:32:00Z" w16du:dateUtc="2026-05-07T03:32:00Z">
                          <w:rPr>
                            <w:rFonts w:ascii="Cambria Math" w:hAnsi="Cambria Math"/>
                          </w:rPr>
                        </w:ins>
                      </m:ctrlPr>
                    </m:sSubPr>
                    <m:e>
                      <m:r>
                        <w:ins w:id="319" w:author="Chao Deng" w:date="2026-05-07T11:32:00Z" w16du:dateUtc="2026-05-07T03:32:00Z">
                          <w:rPr>
                            <w:rFonts w:ascii="Cambria Math" w:hAnsi="Cambria Math"/>
                          </w:rPr>
                          <m:t>H</m:t>
                        </w:ins>
                      </m:r>
                    </m:e>
                    <m:sub>
                      <m:r>
                        <w:ins w:id="320" w:author="Chao Deng" w:date="2026-05-07T11:32:00Z" w16du:dateUtc="2026-05-07T03:32:00Z">
                          <w:rPr>
                            <w:rFonts w:ascii="Cambria Math" w:hAnsi="Cambria Math"/>
                          </w:rPr>
                          <m:t>group</m:t>
                        </w:ins>
                      </m:r>
                    </m:sub>
                  </m:sSub>
                </m:e>
              </m:d>
              <m:r>
                <w:ins w:id="321" w:author="Chao Deng" w:date="2026-05-07T11:19:00Z" w16du:dateUtc="2026-05-07T03:19:00Z">
                  <m:rPr>
                    <m:sty m:val="p"/>
                  </m:rPr>
                  <w:rPr>
                    <w:rFonts w:ascii="Cambria Math" w:hAnsi="Cambria Math"/>
                    <w:szCs w:val="24"/>
                  </w:rPr>
                  <m:t>#</m:t>
                </w:ins>
              </m:r>
              <m:d>
                <m:dPr>
                  <m:ctrlPr>
                    <w:ins w:id="322" w:author="Chao Deng" w:date="2026-05-07T11:19:00Z" w16du:dateUtc="2026-05-07T03:19:00Z">
                      <w:rPr>
                        <w:rFonts w:ascii="Cambria Math" w:hAnsi="Cambria Math"/>
                        <w:szCs w:val="24"/>
                      </w:rPr>
                    </w:ins>
                  </m:ctrlPr>
                </m:dPr>
                <m:e>
                  <m:r>
                    <w:ins w:id="323" w:author="Chao Deng" w:date="2026-05-07T11:22:00Z" w16du:dateUtc="2026-05-07T03:22:00Z">
                      <m:rPr>
                        <m:sty m:val="p"/>
                      </m:rPr>
                      <w:rPr>
                        <w:rFonts w:ascii="Cambria Math" w:hAnsi="Cambria Math"/>
                        <w:szCs w:val="24"/>
                      </w:rPr>
                      <m:t>9</m:t>
                    </w:ins>
                  </m:r>
                </m:e>
              </m:d>
            </m:e>
          </m:eqArr>
        </m:oMath>
      </m:oMathPara>
    </w:p>
    <w:p w14:paraId="795F95F3" w14:textId="0BB08B4E" w:rsidR="00AD73A6" w:rsidRDefault="00AD73A6" w:rsidP="00131984">
      <w:pPr>
        <w:rPr>
          <w:ins w:id="324" w:author="Chao Deng" w:date="2026-05-07T11:23:00Z" w16du:dateUtc="2026-05-07T03:23:00Z"/>
        </w:rPr>
      </w:pPr>
      <w:ins w:id="325" w:author="Chao Deng" w:date="2026-05-07T11:22:00Z" w16du:dateUtc="2026-05-07T03:22:00Z">
        <w:r>
          <w:lastRenderedPageBreak/>
          <w:t xml:space="preserve">where </w:t>
        </w:r>
      </w:ins>
      <m:oMath>
        <m:r>
          <w:ins w:id="326" w:author="Chao Deng" w:date="2026-05-07T11:22:00Z" w16du:dateUtc="2026-05-07T03:22:00Z">
            <w:rPr>
              <w:rFonts w:ascii="Cambria Math" w:hAnsi="Cambria Math"/>
            </w:rPr>
            <m:t>τ</m:t>
          </w:ins>
        </m:r>
      </m:oMath>
      <w:ins w:id="327" w:author="Chao Deng" w:date="2026-05-07T11:22:00Z" w16du:dateUtc="2026-05-07T03:22:00Z">
        <w:r>
          <w:t xml:space="preserve"> denotes the predefined nucleotide-to-modification hierarchy</w:t>
        </w:r>
      </w:ins>
      <w:ins w:id="328" w:author="Chao Deng" w:date="2026-05-07T11:33:00Z" w16du:dateUtc="2026-05-07T03:33:00Z">
        <w:r w:rsidR="00124B36">
          <w:t xml:space="preserve">, </w:t>
        </w:r>
      </w:ins>
      <m:oMath>
        <m:sSub>
          <m:sSubPr>
            <m:ctrlPr>
              <w:ins w:id="329" w:author="Chao Deng" w:date="2026-05-07T11:33:00Z" w16du:dateUtc="2026-05-07T03:33:00Z">
                <w:rPr>
                  <w:rFonts w:ascii="Cambria Math" w:hAnsi="Cambria Math"/>
                  <w:szCs w:val="24"/>
                </w:rPr>
              </w:ins>
            </m:ctrlPr>
          </m:sSubPr>
          <m:e>
            <m:r>
              <w:ins w:id="330" w:author="Chao Deng" w:date="2026-05-07T11:33:00Z" w16du:dateUtc="2026-05-07T03:33:00Z">
                <w:rPr>
                  <w:rFonts w:ascii="Cambria Math" w:hAnsi="Cambria Math"/>
                  <w:szCs w:val="24"/>
                </w:rPr>
                <m:t>Y</m:t>
              </w:ins>
            </m:r>
          </m:e>
          <m:sub>
            <m:r>
              <w:ins w:id="331" w:author="Chao Deng" w:date="2026-05-07T11:33:00Z" w16du:dateUtc="2026-05-07T03:33:00Z">
                <w:rPr>
                  <w:rFonts w:ascii="Cambria Math" w:hAnsi="Cambria Math"/>
                  <w:szCs w:val="24"/>
                </w:rPr>
                <m:t>group</m:t>
              </w:ins>
            </m:r>
          </m:sub>
        </m:sSub>
      </m:oMath>
      <w:ins w:id="332" w:author="Chao Deng" w:date="2026-05-07T11:33:00Z" w16du:dateUtc="2026-05-07T03:33:00Z">
        <w:r w:rsidR="00124B36" w:rsidRPr="00124B36">
          <w:t xml:space="preserve"> </w:t>
        </w:r>
        <w:r w:rsidR="00124B36">
          <w:t>represents</w:t>
        </w:r>
      </w:ins>
      <w:ins w:id="333" w:author="Chao Deng" w:date="2026-05-07T11:34:00Z" w16du:dateUtc="2026-05-07T03:34:00Z">
        <w:r w:rsidR="00EC7793">
          <w:t xml:space="preserve"> </w:t>
        </w:r>
        <w:r w:rsidR="00EC7793" w:rsidRPr="00EC7793">
          <w:t>nucleotide groups predict</w:t>
        </w:r>
      </w:ins>
      <w:ins w:id="334" w:author="Chao Deng" w:date="2026-05-07T11:22:00Z" w16du:dateUtc="2026-05-07T03:22:00Z">
        <w:r>
          <w:t xml:space="preserve">, </w:t>
        </w:r>
      </w:ins>
      <m:oMath>
        <m:sSub>
          <m:sSubPr>
            <m:ctrlPr>
              <w:ins w:id="335" w:author="Chao Deng" w:date="2026-05-07T11:22:00Z" w16du:dateUtc="2026-05-07T03:22:00Z">
                <w:rPr>
                  <w:rFonts w:ascii="Cambria Math" w:hAnsi="Cambria Math"/>
                </w:rPr>
              </w:ins>
            </m:ctrlPr>
          </m:sSubPr>
          <m:e>
            <m:r>
              <w:ins w:id="336" w:author="Chao Deng" w:date="2026-05-07T11:22:00Z" w16du:dateUtc="2026-05-07T03:22:00Z">
                <w:rPr>
                  <w:rFonts w:ascii="Cambria Math" w:hAnsi="Cambria Math"/>
                </w:rPr>
                <m:t>H</m:t>
              </w:ins>
            </m:r>
          </m:e>
          <m:sub>
            <m:r>
              <w:ins w:id="337" w:author="Chao Deng" w:date="2026-05-07T11:22:00Z" w16du:dateUtc="2026-05-07T03:22:00Z">
                <w:rPr>
                  <w:rFonts w:ascii="Cambria Math" w:hAnsi="Cambria Math"/>
                </w:rPr>
                <m:t>group</m:t>
              </w:ins>
            </m:r>
          </m:sub>
        </m:sSub>
      </m:oMath>
      <w:ins w:id="338" w:author="Chao Deng" w:date="2026-05-07T11:34:00Z" w16du:dateUtc="2026-05-07T03:34:00Z">
        <w:r w:rsidR="00EC7793">
          <w:t xml:space="preserve"> </w:t>
        </w:r>
      </w:ins>
      <w:ins w:id="339" w:author="Chao Deng" w:date="2026-05-07T11:22:00Z" w16du:dateUtc="2026-05-07T03:22:00Z">
        <w:r>
          <w:t xml:space="preserve">represents the nucleotide-level group representations derived from the four base queries, and </w:t>
        </w:r>
      </w:ins>
      <m:oMath>
        <m:sSubSup>
          <m:sSubSupPr>
            <m:ctrlPr>
              <w:ins w:id="340" w:author="Chao Deng" w:date="2026-05-07T11:22:00Z" w16du:dateUtc="2026-05-07T03:22:00Z">
                <w:rPr>
                  <w:rFonts w:ascii="Cambria Math" w:hAnsi="Cambria Math"/>
                </w:rPr>
              </w:ins>
            </m:ctrlPr>
          </m:sSubSupPr>
          <m:e>
            <m:r>
              <w:ins w:id="341" w:author="Chao Deng" w:date="2026-05-07T11:22:00Z" w16du:dateUtc="2026-05-07T03:22:00Z">
                <w:rPr>
                  <w:rFonts w:ascii="Cambria Math" w:hAnsi="Cambria Math"/>
                </w:rPr>
                <m:t>Q</m:t>
              </w:ins>
            </m:r>
          </m:e>
          <m:sub>
            <m:r>
              <w:ins w:id="342" w:author="Chao Deng" w:date="2026-05-07T11:22:00Z" w16du:dateUtc="2026-05-07T03:22:00Z">
                <w:rPr>
                  <w:rFonts w:ascii="Cambria Math" w:hAnsi="Cambria Math"/>
                </w:rPr>
                <m:t>expert</m:t>
              </w:ins>
            </m:r>
          </m:sub>
          <m:sup>
            <m:r>
              <w:ins w:id="343" w:author="Chao Deng" w:date="2026-05-07T11:22:00Z" w16du:dateUtc="2026-05-07T03:22:00Z">
                <w:rPr>
                  <w:rFonts w:ascii="Cambria Math" w:hAnsi="Cambria Math"/>
                </w:rPr>
                <m:t>act</m:t>
              </w:ins>
            </m:r>
          </m:sup>
        </m:sSubSup>
      </m:oMath>
      <w:ins w:id="344" w:author="Chao Deng" w:date="2026-05-07T11:22:00Z" w16du:dateUtc="2026-05-07T03:22:00Z">
        <w:r>
          <w:t xml:space="preserve"> denotes the set of expert queries derived and activated by HQR. For any modification type </w:t>
        </w:r>
      </w:ins>
      <m:oMath>
        <m:r>
          <w:ins w:id="345" w:author="Chao Deng" w:date="2026-05-07T11:22:00Z" w16du:dateUtc="2026-05-07T03:22:00Z">
            <w:rPr>
              <w:rFonts w:ascii="Cambria Math" w:hAnsi="Cambria Math"/>
            </w:rPr>
            <m:t>c</m:t>
          </w:ins>
        </m:r>
      </m:oMath>
      <w:ins w:id="346" w:author="Chao Deng" w:date="2026-05-07T11:22:00Z" w16du:dateUtc="2026-05-07T03:22:00Z">
        <w:r>
          <w:t xml:space="preserve">belonging to nucleotide group </w:t>
        </w:r>
      </w:ins>
      <m:oMath>
        <m:r>
          <w:ins w:id="347" w:author="Chao Deng" w:date="2026-05-07T11:22:00Z" w16du:dateUtc="2026-05-07T03:22:00Z">
            <w:rPr>
              <w:rFonts w:ascii="Cambria Math" w:hAnsi="Cambria Math"/>
            </w:rPr>
            <m:t>g</m:t>
          </w:ins>
        </m:r>
      </m:oMath>
      <w:ins w:id="348" w:author="Chao Deng" w:date="2026-05-07T11:22:00Z" w16du:dateUtc="2026-05-07T03:22:00Z">
        <w:r>
          <w:t>, its expert query activation is constrained by the hierarchical relationship</w:t>
        </w:r>
        <w:r w:rsidR="000164E0">
          <w:t xml:space="preserve"> </w:t>
        </w:r>
      </w:ins>
      <m:oMath>
        <m:r>
          <w:ins w:id="349" w:author="Chao Deng" w:date="2026-05-07T11:23:00Z" w16du:dateUtc="2026-05-07T03:23:00Z">
            <w:rPr>
              <w:rFonts w:ascii="Cambria Math" w:hAnsi="Cambria Math"/>
              <w:szCs w:val="24"/>
            </w:rPr>
            <m:t>c∈Children</m:t>
          </w:ins>
        </m:r>
        <m:d>
          <m:dPr>
            <m:ctrlPr>
              <w:ins w:id="350" w:author="Chao Deng" w:date="2026-05-07T11:23:00Z" w16du:dateUtc="2026-05-07T03:23:00Z">
                <w:rPr>
                  <w:rFonts w:ascii="Cambria Math" w:hAnsi="Cambria Math"/>
                  <w:i/>
                  <w:szCs w:val="24"/>
                </w:rPr>
              </w:ins>
            </m:ctrlPr>
          </m:dPr>
          <m:e>
            <m:r>
              <w:ins w:id="351" w:author="Chao Deng" w:date="2026-05-07T11:23:00Z" w16du:dateUtc="2026-05-07T03:23:00Z">
                <w:rPr>
                  <w:rFonts w:ascii="Cambria Math" w:hAnsi="Cambria Math"/>
                  <w:szCs w:val="24"/>
                </w:rPr>
                <m:t>g</m:t>
              </w:ins>
            </m:r>
          </m:e>
        </m:d>
      </m:oMath>
      <w:ins w:id="352" w:author="Chao Deng" w:date="2026-05-07T11:23:00Z" w16du:dateUtc="2026-05-07T03:23:00Z">
        <w:r w:rsidR="00921564">
          <w:rPr>
            <w:szCs w:val="24"/>
          </w:rPr>
          <w:t xml:space="preserve">. </w:t>
        </w:r>
        <w:r w:rsidR="00921564">
          <w:t>Thus, HQR activates modification experts only within biologically valid child sets, rather than indiscriminately invoking all modification experts. This design allows MoHE to preserve modification-specific expert representations while avoiding unnecessary activation of experts that are biologically irrelevant to the current nucleotide background.</w:t>
        </w:r>
      </w:ins>
    </w:p>
    <w:p w14:paraId="4DD3456E" w14:textId="33A370AF" w:rsidR="00334570" w:rsidRDefault="00334570" w:rsidP="00131984">
      <w:pPr>
        <w:rPr>
          <w:ins w:id="353" w:author="Chao Deng" w:date="2026-05-07T11:24:00Z" w16du:dateUtc="2026-05-07T03:24:00Z"/>
        </w:rPr>
      </w:pPr>
      <w:ins w:id="354" w:author="Chao Deng" w:date="2026-05-07T11:23:00Z" w16du:dateUtc="2026-05-07T03:23:00Z">
        <w:r>
          <w:t>After obtaining the activated expert queries, MoHE further employs the HCA block to perform modification-specific cross-attention</w:t>
        </w:r>
      </w:ins>
      <w:ins w:id="355" w:author="Chao Deng" w:date="2026-05-07T11:24:00Z" w16du:dateUtc="2026-05-07T03:24:00Z">
        <w:r w:rsidR="00DF1B1C">
          <w:t>:</w:t>
        </w:r>
      </w:ins>
    </w:p>
    <w:p w14:paraId="34FFF48D" w14:textId="4750D326" w:rsidR="00DF1B1C" w:rsidRPr="005F12A1" w:rsidRDefault="00000000" w:rsidP="00131984">
      <w:pPr>
        <w:rPr>
          <w:ins w:id="356" w:author="Chao Deng" w:date="2026-05-07T11:26:00Z" w16du:dateUtc="2026-05-07T03:26:00Z"/>
          <w:szCs w:val="24"/>
        </w:rPr>
      </w:pPr>
      <m:oMathPara>
        <m:oMath>
          <m:eqArr>
            <m:eqArrPr>
              <m:maxDist m:val="1"/>
              <m:ctrlPr>
                <w:ins w:id="357" w:author="Chao Deng" w:date="2026-05-07T11:24:00Z" w16du:dateUtc="2026-05-07T03:24:00Z">
                  <w:rPr>
                    <w:rFonts w:ascii="Cambria Math" w:hAnsi="Cambria Math"/>
                    <w:szCs w:val="24"/>
                  </w:rPr>
                </w:ins>
              </m:ctrlPr>
            </m:eqArrPr>
            <m:e>
              <m:sSub>
                <m:sSubPr>
                  <m:ctrlPr>
                    <w:ins w:id="358" w:author="Chao Deng" w:date="2026-05-07T11:24:00Z" w16du:dateUtc="2026-05-07T03:24:00Z">
                      <w:rPr>
                        <w:rFonts w:ascii="Cambria Math" w:hAnsi="Cambria Math"/>
                      </w:rPr>
                    </w:ins>
                  </m:ctrlPr>
                </m:sSubPr>
                <m:e>
                  <m:r>
                    <w:ins w:id="359" w:author="Chao Deng" w:date="2026-05-07T11:24:00Z" w16du:dateUtc="2026-05-07T03:24:00Z">
                      <w:rPr>
                        <w:rFonts w:ascii="Cambria Math" w:hAnsi="Cambria Math"/>
                      </w:rPr>
                      <m:t>H</m:t>
                    </w:ins>
                  </m:r>
                </m:e>
                <m:sub>
                  <m:r>
                    <w:ins w:id="360" w:author="Chao Deng" w:date="2026-05-07T11:25:00Z" w16du:dateUtc="2026-05-07T03:25:00Z">
                      <w:rPr>
                        <w:rFonts w:ascii="Cambria Math" w:hAnsi="Cambria Math"/>
                      </w:rPr>
                      <m:t>class</m:t>
                    </w:ins>
                  </m:r>
                </m:sub>
              </m:sSub>
              <m:r>
                <w:ins w:id="361" w:author="Chao Deng" w:date="2026-05-07T11:25:00Z" w16du:dateUtc="2026-05-07T03:25:00Z">
                  <m:rPr>
                    <m:sty m:val="p"/>
                  </m:rPr>
                  <w:rPr>
                    <w:rFonts w:ascii="Cambria Math" w:hAnsi="Cambria Math"/>
                    <w:szCs w:val="24"/>
                  </w:rPr>
                  <m:t>,</m:t>
                </w:ins>
              </m:r>
              <m:sSub>
                <m:sSubPr>
                  <m:ctrlPr>
                    <w:ins w:id="362" w:author="Chao Deng" w:date="2026-05-07T11:25:00Z" w16du:dateUtc="2026-05-07T03:25:00Z">
                      <w:rPr>
                        <w:rFonts w:ascii="Cambria Math" w:hAnsi="Cambria Math"/>
                      </w:rPr>
                    </w:ins>
                  </m:ctrlPr>
                </m:sSubPr>
                <m:e>
                  <m:r>
                    <w:ins w:id="363" w:author="Chao Deng" w:date="2026-05-07T11:25:00Z" w16du:dateUtc="2026-05-07T03:25:00Z">
                      <w:rPr>
                        <w:rFonts w:ascii="Cambria Math" w:hAnsi="Cambria Math"/>
                      </w:rPr>
                      <m:t>A</m:t>
                    </w:ins>
                  </m:r>
                </m:e>
                <m:sub>
                  <m:r>
                    <w:ins w:id="364" w:author="Chao Deng" w:date="2026-05-07T11:25:00Z" w16du:dateUtc="2026-05-07T03:25:00Z">
                      <w:rPr>
                        <w:rFonts w:ascii="Cambria Math" w:hAnsi="Cambria Math"/>
                      </w:rPr>
                      <m:t>atten</m:t>
                    </w:ins>
                  </m:r>
                </m:sub>
              </m:sSub>
              <m:r>
                <w:ins w:id="365" w:author="Chao Deng" w:date="2026-05-07T11:24:00Z" w16du:dateUtc="2026-05-07T03:24:00Z">
                  <m:rPr>
                    <m:sty m:val="p"/>
                  </m:rPr>
                  <w:rPr>
                    <w:rFonts w:ascii="Cambria Math" w:hAnsi="Cambria Math"/>
                    <w:szCs w:val="24"/>
                  </w:rPr>
                  <m:t>=</m:t>
                </w:ins>
              </m:r>
              <m:r>
                <w:ins w:id="366" w:author="Chao Deng" w:date="2026-05-07T11:25:00Z" w16du:dateUtc="2026-05-07T03:25:00Z">
                  <w:rPr>
                    <w:rFonts w:ascii="Cambria Math" w:hAnsi="Cambria Math"/>
                    <w:szCs w:val="24"/>
                  </w:rPr>
                  <m:t>Softmax</m:t>
                </w:ins>
              </m:r>
              <m:d>
                <m:dPr>
                  <m:ctrlPr>
                    <w:ins w:id="367" w:author="Chao Deng" w:date="2026-05-07T11:25:00Z" w16du:dateUtc="2026-05-07T03:25:00Z">
                      <w:rPr>
                        <w:rFonts w:ascii="Cambria Math" w:hAnsi="Cambria Math"/>
                        <w:szCs w:val="24"/>
                      </w:rPr>
                    </w:ins>
                  </m:ctrlPr>
                </m:dPr>
                <m:e>
                  <m:f>
                    <m:fPr>
                      <m:ctrlPr>
                        <w:ins w:id="368" w:author="Chao Deng" w:date="2026-05-07T11:25:00Z" w16du:dateUtc="2026-05-07T03:25:00Z">
                          <w:rPr>
                            <w:rFonts w:ascii="Cambria Math" w:hAnsi="Cambria Math"/>
                            <w:szCs w:val="24"/>
                          </w:rPr>
                        </w:ins>
                      </m:ctrlPr>
                    </m:fPr>
                    <m:num>
                      <m:sSubSup>
                        <m:sSubSupPr>
                          <m:ctrlPr>
                            <w:ins w:id="369" w:author="Chao Deng" w:date="2026-05-07T11:25:00Z" w16du:dateUtc="2026-05-07T03:25:00Z">
                              <w:rPr>
                                <w:rFonts w:ascii="Cambria Math" w:hAnsi="Cambria Math"/>
                                <w:szCs w:val="24"/>
                              </w:rPr>
                            </w:ins>
                          </m:ctrlPr>
                        </m:sSubSupPr>
                        <m:e>
                          <m:r>
                            <w:ins w:id="370" w:author="Chao Deng" w:date="2026-05-07T11:25:00Z" w16du:dateUtc="2026-05-07T03:25:00Z">
                              <m:rPr>
                                <m:sty m:val="p"/>
                              </m:rPr>
                              <w:rPr>
                                <w:rFonts w:ascii="Cambria Math" w:hAnsi="Cambria Math"/>
                                <w:szCs w:val="24"/>
                              </w:rPr>
                              <m:t>Q</m:t>
                            </w:ins>
                          </m:r>
                        </m:e>
                        <m:sub>
                          <m:r>
                            <w:ins w:id="371" w:author="Chao Deng" w:date="2026-05-07T11:25:00Z" w16du:dateUtc="2026-05-07T03:25:00Z">
                              <w:rPr>
                                <w:rFonts w:ascii="Cambria Math" w:hAnsi="Cambria Math"/>
                                <w:szCs w:val="24"/>
                              </w:rPr>
                              <m:t>expert</m:t>
                            </w:ins>
                          </m:r>
                        </m:sub>
                        <m:sup>
                          <m:r>
                            <w:ins w:id="372" w:author="Chao Deng" w:date="2026-05-07T11:25:00Z" w16du:dateUtc="2026-05-07T03:25:00Z">
                              <w:rPr>
                                <w:rFonts w:ascii="Cambria Math" w:hAnsi="Cambria Math"/>
                                <w:szCs w:val="24"/>
                              </w:rPr>
                              <m:t>act</m:t>
                            </w:ins>
                          </m:r>
                        </m:sup>
                      </m:sSubSup>
                      <m:sSup>
                        <m:sSupPr>
                          <m:ctrlPr>
                            <w:ins w:id="373" w:author="Chao Deng" w:date="2026-05-07T11:25:00Z" w16du:dateUtc="2026-05-07T03:25:00Z">
                              <w:rPr>
                                <w:rFonts w:ascii="Cambria Math" w:hAnsi="Cambria Math"/>
                                <w:szCs w:val="24"/>
                              </w:rPr>
                            </w:ins>
                          </m:ctrlPr>
                        </m:sSupPr>
                        <m:e>
                          <m:r>
                            <w:ins w:id="374" w:author="Chao Deng" w:date="2026-05-07T11:25:00Z" w16du:dateUtc="2026-05-07T03:25:00Z">
                              <m:rPr>
                                <m:sty m:val="p"/>
                              </m:rPr>
                              <w:rPr>
                                <w:rFonts w:ascii="Cambria Math" w:hAnsi="Cambria Math"/>
                                <w:szCs w:val="24"/>
                              </w:rPr>
                              <m:t>K</m:t>
                            </w:ins>
                          </m:r>
                        </m:e>
                        <m:sup>
                          <m:r>
                            <w:ins w:id="375" w:author="Chao Deng" w:date="2026-05-07T11:25:00Z" w16du:dateUtc="2026-05-07T03:25:00Z">
                              <w:rPr>
                                <w:rFonts w:ascii="Cambria Math" w:hAnsi="Cambria Math"/>
                                <w:szCs w:val="24"/>
                              </w:rPr>
                              <m:t>T</m:t>
                            </w:ins>
                          </m:r>
                        </m:sup>
                      </m:sSup>
                    </m:num>
                    <m:den>
                      <m:rad>
                        <m:radPr>
                          <m:degHide m:val="1"/>
                          <m:ctrlPr>
                            <w:ins w:id="376" w:author="Chao Deng" w:date="2026-05-07T11:25:00Z" w16du:dateUtc="2026-05-07T03:25:00Z">
                              <w:rPr>
                                <w:rFonts w:ascii="Cambria Math" w:hAnsi="Cambria Math"/>
                                <w:szCs w:val="24"/>
                              </w:rPr>
                            </w:ins>
                          </m:ctrlPr>
                        </m:radPr>
                        <m:deg/>
                        <m:e>
                          <m:sSub>
                            <m:sSubPr>
                              <m:ctrlPr>
                                <w:ins w:id="377" w:author="Chao Deng" w:date="2026-05-07T11:25:00Z" w16du:dateUtc="2026-05-07T03:25:00Z">
                                  <w:rPr>
                                    <w:rFonts w:ascii="Cambria Math" w:hAnsi="Cambria Math"/>
                                    <w:szCs w:val="24"/>
                                  </w:rPr>
                                </w:ins>
                              </m:ctrlPr>
                            </m:sSubPr>
                            <m:e>
                              <m:r>
                                <w:ins w:id="378" w:author="Chao Deng" w:date="2026-05-07T11:25:00Z" w16du:dateUtc="2026-05-07T03:25:00Z">
                                  <w:rPr>
                                    <w:rFonts w:ascii="Cambria Math" w:hAnsi="Cambria Math"/>
                                    <w:szCs w:val="24"/>
                                  </w:rPr>
                                  <m:t>d</m:t>
                                </w:ins>
                              </m:r>
                            </m:e>
                            <m:sub>
                              <m:r>
                                <w:ins w:id="379" w:author="Chao Deng" w:date="2026-05-07T11:25:00Z" w16du:dateUtc="2026-05-07T03:25:00Z">
                                  <w:rPr>
                                    <w:rFonts w:ascii="Cambria Math" w:hAnsi="Cambria Math"/>
                                    <w:szCs w:val="24"/>
                                  </w:rPr>
                                  <m:t>k</m:t>
                                </w:ins>
                              </m:r>
                            </m:sub>
                          </m:sSub>
                        </m:e>
                      </m:rad>
                    </m:den>
                  </m:f>
                </m:e>
              </m:d>
              <m:r>
                <w:ins w:id="380" w:author="Chao Deng" w:date="2026-05-07T11:25:00Z" w16du:dateUtc="2026-05-07T03:25:00Z">
                  <w:rPr>
                    <w:rFonts w:ascii="Cambria Math" w:hAnsi="Cambria Math"/>
                    <w:szCs w:val="24"/>
                  </w:rPr>
                  <m:t>V</m:t>
                </w:ins>
              </m:r>
              <m:ctrlPr>
                <w:rPr>
                  <w:rFonts w:ascii="Cambria Math" w:eastAsia="Cambria Math" w:hAnsi="Cambria Math" w:cs="Cambria Math"/>
                  <w:i/>
                </w:rPr>
              </m:ctrlPr>
            </m:e>
            <m:e>
              <m:sSub>
                <m:sSubPr>
                  <m:ctrlPr>
                    <w:ins w:id="381" w:author="Chao Deng" w:date="2026-05-07T11:48:00Z" w16du:dateUtc="2026-05-07T03:48:00Z">
                      <w:rPr>
                        <w:rFonts w:ascii="Cambria Math" w:hAnsi="Cambria Math"/>
                        <w:szCs w:val="24"/>
                      </w:rPr>
                    </w:ins>
                  </m:ctrlPr>
                </m:sSubPr>
                <m:e>
                  <m:r>
                    <w:ins w:id="382" w:author="Chao Deng" w:date="2026-05-07T11:48:00Z" w16du:dateUtc="2026-05-07T03:48:00Z">
                      <w:rPr>
                        <w:rFonts w:ascii="Cambria Math" w:hAnsi="Cambria Math"/>
                        <w:szCs w:val="24"/>
                      </w:rPr>
                      <m:t>Y</m:t>
                    </w:ins>
                  </m:r>
                </m:e>
                <m:sub>
                  <m:r>
                    <w:ins w:id="383" w:author="Chao Deng" w:date="2026-05-07T11:48:00Z" w16du:dateUtc="2026-05-07T03:48:00Z">
                      <w:rPr>
                        <w:rFonts w:ascii="Cambria Math" w:hAnsi="Cambria Math"/>
                        <w:szCs w:val="24"/>
                      </w:rPr>
                      <m:t>class</m:t>
                    </w:ins>
                  </m:r>
                </m:sub>
              </m:sSub>
              <m:r>
                <w:ins w:id="384" w:author="Chao Deng" w:date="2026-05-07T11:48:00Z" w16du:dateUtc="2026-05-07T03:48:00Z">
                  <m:rPr>
                    <m:sty m:val="p"/>
                  </m:rPr>
                  <w:rPr>
                    <w:rFonts w:ascii="Cambria Math" w:hAnsi="Cambria Math"/>
                    <w:szCs w:val="24"/>
                  </w:rPr>
                  <m:t>=</m:t>
                </w:ins>
              </m:r>
              <m:r>
                <w:ins w:id="385" w:author="Chao Deng" w:date="2026-05-07T11:48:00Z" w16du:dateUtc="2026-05-07T03:48:00Z">
                  <w:rPr>
                    <w:rFonts w:ascii="Cambria Math" w:hAnsi="Cambria Math"/>
                    <w:szCs w:val="24"/>
                  </w:rPr>
                  <m:t>Linear</m:t>
                </w:ins>
              </m:r>
              <m:d>
                <m:dPr>
                  <m:ctrlPr>
                    <w:ins w:id="386" w:author="Chao Deng" w:date="2026-05-07T11:48:00Z" w16du:dateUtc="2026-05-07T03:48:00Z">
                      <w:rPr>
                        <w:rFonts w:ascii="Cambria Math" w:hAnsi="Cambria Math"/>
                        <w:szCs w:val="24"/>
                      </w:rPr>
                    </w:ins>
                  </m:ctrlPr>
                </m:dPr>
                <m:e>
                  <m:sSub>
                    <m:sSubPr>
                      <m:ctrlPr>
                        <w:ins w:id="387" w:author="Chao Deng" w:date="2026-05-07T11:48:00Z" w16du:dateUtc="2026-05-07T03:48:00Z">
                          <w:rPr>
                            <w:rFonts w:ascii="Cambria Math" w:hAnsi="Cambria Math"/>
                          </w:rPr>
                        </w:ins>
                      </m:ctrlPr>
                    </m:sSubPr>
                    <m:e>
                      <m:r>
                        <w:ins w:id="388" w:author="Chao Deng" w:date="2026-05-07T11:48:00Z" w16du:dateUtc="2026-05-07T03:48:00Z">
                          <w:rPr>
                            <w:rFonts w:ascii="Cambria Math" w:hAnsi="Cambria Math"/>
                          </w:rPr>
                          <m:t>H</m:t>
                        </w:ins>
                      </m:r>
                    </m:e>
                    <m:sub>
                      <m:r>
                        <w:ins w:id="389" w:author="Chao Deng" w:date="2026-05-07T11:48:00Z" w16du:dateUtc="2026-05-07T03:48:00Z">
                          <w:rPr>
                            <w:rFonts w:ascii="Cambria Math" w:hAnsi="Cambria Math"/>
                          </w:rPr>
                          <m:t>cl</m:t>
                        </w:ins>
                      </m:r>
                      <m:r>
                        <w:ins w:id="390" w:author="Chao Deng" w:date="2026-05-07T11:48:00Z" w16du:dateUtc="2026-05-07T03:48:00Z">
                          <w:rPr>
                            <w:rFonts w:ascii="Cambria Math" w:hAnsi="Cambria Math" w:hint="eastAsia"/>
                          </w:rPr>
                          <m:t>a</m:t>
                        </w:ins>
                      </m:r>
                      <m:r>
                        <w:ins w:id="391" w:author="Chao Deng" w:date="2026-05-07T11:48:00Z" w16du:dateUtc="2026-05-07T03:48:00Z">
                          <w:rPr>
                            <w:rFonts w:ascii="Cambria Math" w:hAnsi="Cambria Math"/>
                          </w:rPr>
                          <m:t>ss</m:t>
                        </w:ins>
                      </m:r>
                    </m:sub>
                  </m:sSub>
                </m:e>
              </m:d>
              <m:r>
                <w:ins w:id="392" w:author="Chao Deng" w:date="2026-05-07T11:24:00Z" w16du:dateUtc="2026-05-07T03:24:00Z">
                  <m:rPr>
                    <m:sty m:val="p"/>
                  </m:rPr>
                  <w:rPr>
                    <w:rFonts w:ascii="Cambria Math" w:hAnsi="Cambria Math"/>
                    <w:szCs w:val="24"/>
                  </w:rPr>
                  <m:t>#</m:t>
                </w:ins>
              </m:r>
              <m:d>
                <m:dPr>
                  <m:ctrlPr>
                    <w:ins w:id="393" w:author="Chao Deng" w:date="2026-05-07T11:24:00Z" w16du:dateUtc="2026-05-07T03:24:00Z">
                      <w:rPr>
                        <w:rFonts w:ascii="Cambria Math" w:hAnsi="Cambria Math"/>
                        <w:szCs w:val="24"/>
                      </w:rPr>
                    </w:ins>
                  </m:ctrlPr>
                </m:dPr>
                <m:e>
                  <m:r>
                    <w:ins w:id="394" w:author="Chao Deng" w:date="2026-05-07T11:26:00Z" w16du:dateUtc="2026-05-07T03:26:00Z">
                      <m:rPr>
                        <m:sty m:val="p"/>
                      </m:rPr>
                      <w:rPr>
                        <w:rFonts w:ascii="Cambria Math" w:hAnsi="Cambria Math"/>
                        <w:szCs w:val="24"/>
                      </w:rPr>
                      <m:t>10</m:t>
                    </w:ins>
                  </m:r>
                </m:e>
              </m:d>
            </m:e>
          </m:eqArr>
        </m:oMath>
      </m:oMathPara>
    </w:p>
    <w:p w14:paraId="3E6C19D4" w14:textId="5C286C12" w:rsidR="002874BD" w:rsidRPr="00361D4A" w:rsidRDefault="002874BD">
      <w:pPr>
        <w:rPr>
          <w:ins w:id="395" w:author="Chao Deng" w:date="2026-05-07T11:26:00Z" w16du:dateUtc="2026-05-07T03:26:00Z"/>
          <w:lang w:val="en-US"/>
          <w:rPrChange w:id="396" w:author="Chao Deng" w:date="2026-05-07T11:26:00Z" w16du:dateUtc="2026-05-07T03:26:00Z">
            <w:rPr>
              <w:ins w:id="397" w:author="Chao Deng" w:date="2026-05-07T11:26:00Z" w16du:dateUtc="2026-05-07T03:26:00Z"/>
            </w:rPr>
          </w:rPrChange>
        </w:rPr>
        <w:pPrChange w:id="398" w:author="Chao Deng" w:date="2026-05-07T11:26:00Z" w16du:dateUtc="2026-05-07T03:26:00Z">
          <w:pPr>
            <w:pStyle w:val="NormalWeb"/>
          </w:pPr>
        </w:pPrChange>
      </w:pPr>
      <w:ins w:id="399" w:author="Chao Deng" w:date="2026-05-07T11:26:00Z" w16du:dateUtc="2026-05-07T03:26:00Z">
        <w:r>
          <w:t xml:space="preserve">where </w:t>
        </w:r>
      </w:ins>
      <m:oMath>
        <m:sSub>
          <m:sSubPr>
            <m:ctrlPr>
              <w:ins w:id="400" w:author="Chao Deng" w:date="2026-05-07T11:26:00Z" w16du:dateUtc="2026-05-07T03:26:00Z">
                <w:rPr>
                  <w:rFonts w:ascii="Cambria Math" w:hAnsi="Cambria Math"/>
                </w:rPr>
              </w:ins>
            </m:ctrlPr>
          </m:sSubPr>
          <m:e>
            <m:r>
              <w:ins w:id="401" w:author="Chao Deng" w:date="2026-05-07T11:26:00Z" w16du:dateUtc="2026-05-07T03:26:00Z">
                <w:rPr>
                  <w:rFonts w:ascii="Cambria Math" w:hAnsi="Cambria Math"/>
                </w:rPr>
                <m:t>H</m:t>
              </w:ins>
            </m:r>
          </m:e>
          <m:sub>
            <m:r>
              <w:ins w:id="402" w:author="Chao Deng" w:date="2026-05-07T11:26:00Z" w16du:dateUtc="2026-05-07T03:26:00Z">
                <w:rPr>
                  <w:rFonts w:ascii="Cambria Math" w:hAnsi="Cambria Math"/>
                </w:rPr>
                <m:t>class</m:t>
              </w:ins>
            </m:r>
          </m:sub>
        </m:sSub>
      </m:oMath>
      <w:ins w:id="403" w:author="Chao Deng" w:date="2026-05-07T11:26:00Z" w16du:dateUtc="2026-05-07T03:26:00Z">
        <w:r>
          <w:t xml:space="preserve"> denotes the modification-specific class representations aggregated by the activated expert queries</w:t>
        </w:r>
      </w:ins>
      <w:ins w:id="404" w:author="Chao Deng" w:date="2026-05-07T11:48:00Z" w16du:dateUtc="2026-05-07T03:48:00Z">
        <w:r w:rsidR="00BC7A2D">
          <w:t>,</w:t>
        </w:r>
      </w:ins>
      <w:ins w:id="405" w:author="Chao Deng" w:date="2026-05-07T11:49:00Z" w16du:dateUtc="2026-05-07T03:49:00Z">
        <w:r w:rsidR="00BC7A2D">
          <w:t xml:space="preserve"> </w:t>
        </w:r>
      </w:ins>
      <m:oMath>
        <m:sSub>
          <m:sSubPr>
            <m:ctrlPr>
              <w:ins w:id="406" w:author="Chao Deng" w:date="2026-05-07T11:49:00Z" w16du:dateUtc="2026-05-07T03:49:00Z">
                <w:rPr>
                  <w:rFonts w:ascii="Cambria Math" w:hAnsi="Cambria Math"/>
                  <w:szCs w:val="24"/>
                </w:rPr>
              </w:ins>
            </m:ctrlPr>
          </m:sSubPr>
          <m:e>
            <m:r>
              <w:ins w:id="407" w:author="Chao Deng" w:date="2026-05-07T11:49:00Z" w16du:dateUtc="2026-05-07T03:49:00Z">
                <w:rPr>
                  <w:rFonts w:ascii="Cambria Math" w:hAnsi="Cambria Math"/>
                  <w:szCs w:val="24"/>
                </w:rPr>
                <m:t>Y</m:t>
              </w:ins>
            </m:r>
          </m:e>
          <m:sub>
            <m:r>
              <w:ins w:id="408" w:author="Chao Deng" w:date="2026-05-07T11:49:00Z" w16du:dateUtc="2026-05-07T03:49:00Z">
                <w:rPr>
                  <w:rFonts w:ascii="Cambria Math" w:hAnsi="Cambria Math"/>
                  <w:szCs w:val="24"/>
                </w:rPr>
                <m:t>class</m:t>
              </w:ins>
            </m:r>
          </m:sub>
        </m:sSub>
      </m:oMath>
      <w:ins w:id="409" w:author="Chao Deng" w:date="2026-05-07T11:49:00Z" w16du:dateUtc="2026-05-07T03:49:00Z">
        <w:r w:rsidR="00BC7A2D" w:rsidRPr="00BC7A2D">
          <w:t xml:space="preserve"> </w:t>
        </w:r>
        <w:r w:rsidR="00BC7A2D">
          <w:t>denotes</w:t>
        </w:r>
        <w:r w:rsidR="00AC6F7E">
          <w:t xml:space="preserve"> </w:t>
        </w:r>
        <w:r w:rsidR="00AC6F7E" w:rsidRPr="00AC6F7E">
          <w:t>specialized expert-level classifiers</w:t>
        </w:r>
      </w:ins>
      <w:ins w:id="410" w:author="Chao Deng" w:date="2026-05-07T11:26:00Z" w16du:dateUtc="2026-05-07T03:26:00Z">
        <w:r>
          <w:t xml:space="preserve">, and </w:t>
        </w:r>
      </w:ins>
      <m:oMath>
        <m:sSub>
          <m:sSubPr>
            <m:ctrlPr>
              <w:ins w:id="411" w:author="Chao Deng" w:date="2026-05-07T11:26:00Z" w16du:dateUtc="2026-05-07T03:26:00Z">
                <w:rPr>
                  <w:rFonts w:ascii="Cambria Math" w:hAnsi="Cambria Math"/>
                </w:rPr>
              </w:ins>
            </m:ctrlPr>
          </m:sSubPr>
          <m:e>
            <m:r>
              <w:ins w:id="412" w:author="Chao Deng" w:date="2026-05-07T11:26:00Z" w16du:dateUtc="2026-05-07T03:26:00Z">
                <w:rPr>
                  <w:rFonts w:ascii="Cambria Math" w:hAnsi="Cambria Math"/>
                </w:rPr>
                <m:t>A</m:t>
              </w:ins>
            </m:r>
          </m:e>
          <m:sub>
            <m:r>
              <w:ins w:id="413" w:author="Chao Deng" w:date="2026-05-07T11:26:00Z" w16du:dateUtc="2026-05-07T03:26:00Z">
                <w:rPr>
                  <w:rFonts w:ascii="Cambria Math" w:hAnsi="Cambria Math"/>
                </w:rPr>
                <m:t>atten</m:t>
              </w:ins>
            </m:r>
          </m:sub>
        </m:sSub>
      </m:oMath>
      <w:ins w:id="414" w:author="Chao Deng" w:date="2026-05-07T11:26:00Z" w16du:dateUtc="2026-05-07T03:26:00Z">
        <w:r>
          <w:t xml:space="preserve"> represents the attention distribution of expert queries over the input sequence. Expert queries that are not activated by HQR are masked during the current forward pass and do not participate in subsequent cross-attention computation or prediction.</w:t>
        </w:r>
        <w:r w:rsidR="00361D4A">
          <w:rPr>
            <w:rFonts w:eastAsia="Times New Roman"/>
            <w:szCs w:val="24"/>
            <w:lang w:val="en-US"/>
          </w:rPr>
          <w:t xml:space="preserve"> </w:t>
        </w:r>
        <w:r>
          <w:t xml:space="preserve">Finally, </w:t>
        </w:r>
      </w:ins>
      <m:oMath>
        <m:sSub>
          <m:sSubPr>
            <m:ctrlPr>
              <w:ins w:id="415" w:author="Chao Deng" w:date="2026-05-07T11:26:00Z" w16du:dateUtc="2026-05-07T03:26:00Z">
                <w:rPr>
                  <w:rFonts w:ascii="Cambria Math" w:hAnsi="Cambria Math"/>
                </w:rPr>
              </w:ins>
            </m:ctrlPr>
          </m:sSubPr>
          <m:e>
            <m:r>
              <w:ins w:id="416" w:author="Chao Deng" w:date="2026-05-07T11:26:00Z" w16du:dateUtc="2026-05-07T03:26:00Z">
                <w:rPr>
                  <w:rFonts w:ascii="Cambria Math" w:hAnsi="Cambria Math"/>
                </w:rPr>
                <m:t>H</m:t>
              </w:ins>
            </m:r>
          </m:e>
          <m:sub>
            <m:r>
              <w:ins w:id="417" w:author="Chao Deng" w:date="2026-05-07T11:26:00Z" w16du:dateUtc="2026-05-07T03:26:00Z">
                <w:rPr>
                  <w:rFonts w:ascii="Cambria Math" w:hAnsi="Cambria Math"/>
                </w:rPr>
                <m:t>group</m:t>
              </w:ins>
            </m:r>
          </m:sub>
        </m:sSub>
      </m:oMath>
      <w:ins w:id="418" w:author="Chao Deng" w:date="2026-05-07T11:27:00Z" w16du:dateUtc="2026-05-07T03:27:00Z">
        <w:r w:rsidR="00361D4A">
          <w:t xml:space="preserve"> </w:t>
        </w:r>
      </w:ins>
      <w:ins w:id="419" w:author="Chao Deng" w:date="2026-05-07T11:26:00Z" w16du:dateUtc="2026-05-07T03:26:00Z">
        <w:r>
          <w:t xml:space="preserve">is used for nucleotide-level group prediction, </w:t>
        </w:r>
      </w:ins>
      <m:oMath>
        <m:sSub>
          <m:sSubPr>
            <m:ctrlPr>
              <w:ins w:id="420" w:author="Chao Deng" w:date="2026-05-07T11:26:00Z" w16du:dateUtc="2026-05-07T03:26:00Z">
                <w:rPr>
                  <w:rFonts w:ascii="Cambria Math" w:hAnsi="Cambria Math"/>
                </w:rPr>
              </w:ins>
            </m:ctrlPr>
          </m:sSubPr>
          <m:e>
            <m:r>
              <w:ins w:id="421" w:author="Chao Deng" w:date="2026-05-07T11:26:00Z" w16du:dateUtc="2026-05-07T03:26:00Z">
                <w:rPr>
                  <w:rFonts w:ascii="Cambria Math" w:hAnsi="Cambria Math"/>
                </w:rPr>
                <m:t>H</m:t>
              </w:ins>
            </m:r>
          </m:e>
          <m:sub>
            <m:r>
              <w:ins w:id="422" w:author="Chao Deng" w:date="2026-05-07T11:26:00Z" w16du:dateUtc="2026-05-07T03:26:00Z">
                <w:rPr>
                  <w:rFonts w:ascii="Cambria Math" w:hAnsi="Cambria Math"/>
                </w:rPr>
                <m:t>class</m:t>
              </w:ins>
            </m:r>
          </m:sub>
        </m:sSub>
      </m:oMath>
      <w:ins w:id="423" w:author="Chao Deng" w:date="2026-05-07T11:27:00Z" w16du:dateUtc="2026-05-07T03:27:00Z">
        <w:r w:rsidR="00361D4A">
          <w:t xml:space="preserve"> </w:t>
        </w:r>
      </w:ins>
      <w:ins w:id="424" w:author="Chao Deng" w:date="2026-05-07T11:26:00Z" w16du:dateUtc="2026-05-07T03:26:00Z">
        <w:r>
          <w:t xml:space="preserve">is used for modification-level classification, and </w:t>
        </w:r>
      </w:ins>
      <m:oMath>
        <m:sSub>
          <m:sSubPr>
            <m:ctrlPr>
              <w:ins w:id="425" w:author="Chao Deng" w:date="2026-05-07T11:26:00Z" w16du:dateUtc="2026-05-07T03:26:00Z">
                <w:rPr>
                  <w:rFonts w:ascii="Cambria Math" w:hAnsi="Cambria Math"/>
                </w:rPr>
              </w:ins>
            </m:ctrlPr>
          </m:sSubPr>
          <m:e>
            <m:r>
              <w:ins w:id="426" w:author="Chao Deng" w:date="2026-05-07T11:26:00Z" w16du:dateUtc="2026-05-07T03:26:00Z">
                <w:rPr>
                  <w:rFonts w:ascii="Cambria Math" w:hAnsi="Cambria Math"/>
                </w:rPr>
                <m:t>A</m:t>
              </w:ins>
            </m:r>
          </m:e>
          <m:sub>
            <m:r>
              <w:ins w:id="427" w:author="Chao Deng" w:date="2026-05-07T11:26:00Z" w16du:dateUtc="2026-05-07T03:26:00Z">
                <w:rPr>
                  <w:rFonts w:ascii="Cambria Math" w:hAnsi="Cambria Math"/>
                </w:rPr>
                <m:t>atten</m:t>
              </w:ins>
            </m:r>
          </m:sub>
        </m:sSub>
      </m:oMath>
      <w:ins w:id="428" w:author="Chao Deng" w:date="2026-05-07T11:27:00Z" w16du:dateUtc="2026-05-07T03:27:00Z">
        <w:r w:rsidR="00361D4A">
          <w:t xml:space="preserve"> </w:t>
        </w:r>
      </w:ins>
      <w:ins w:id="429" w:author="Chao Deng" w:date="2026-05-07T11:26:00Z" w16du:dateUtc="2026-05-07T03:26:00Z">
        <w:r>
          <w:t>is further passed to the A</w:t>
        </w:r>
        <w:r w:rsidRPr="00361D4A">
          <w:rPr>
            <w:vertAlign w:val="superscript"/>
            <w:rPrChange w:id="430" w:author="Chao Deng" w:date="2026-05-07T11:27:00Z" w16du:dateUtc="2026-05-07T03:27:00Z">
              <w:rPr/>
            </w:rPrChange>
          </w:rPr>
          <w:t>2</w:t>
        </w:r>
        <w:r>
          <w:t>P module to generate nucleotide-resolution localization scores.</w:t>
        </w:r>
      </w:ins>
    </w:p>
    <w:p w14:paraId="5427B8B9" w14:textId="77777777" w:rsidR="002874BD" w:rsidRDefault="002874BD">
      <w:pPr>
        <w:rPr>
          <w:ins w:id="431" w:author="Chao Deng" w:date="2026-05-07T11:26:00Z" w16du:dateUtc="2026-05-07T03:26:00Z"/>
        </w:rPr>
        <w:pPrChange w:id="432" w:author="Chao Deng" w:date="2026-05-07T11:26:00Z" w16du:dateUtc="2026-05-07T03:26:00Z">
          <w:pPr>
            <w:pStyle w:val="NormalWeb"/>
          </w:pPr>
        </w:pPrChange>
      </w:pPr>
      <w:ins w:id="433" w:author="Chao Deng" w:date="2026-05-07T11:26:00Z" w16du:dateUtc="2026-05-07T03:26:00Z">
        <w:r>
          <w:t xml:space="preserve">Through this design, MoHE enables hierarchical modeling from coarse-grained nucleotide backgrounds to fine-grained modification experts. HQR transforms biological prior knowledge into an explicit expert activation constraint; Experts Pool preserves the specificity of different RNA modification types; and HCA extracts modification-relevant attention responses from long sequence contexts. Compared with directly maintaining fully independent queries for all 12 modification types, MoHE reduces unnecessary expert activation while preserving modification specificity. Compared with standard cross-attention, MoHE further introduces biologically constrained hierarchical expert activation, thereby improving the scalability, parameter </w:t>
        </w:r>
        <w:r>
          <w:lastRenderedPageBreak/>
          <w:t>efficiency, and feature learning stability of multi-modification co-occurrence detection in long RNA sequences.</w:t>
        </w:r>
      </w:ins>
    </w:p>
    <w:p w14:paraId="6CC71468" w14:textId="372EB66A" w:rsidR="005F12A1" w:rsidRPr="00AD73A6" w:rsidDel="003B1FB8" w:rsidRDefault="005F12A1">
      <w:pPr>
        <w:rPr>
          <w:del w:id="434" w:author="Chao Deng" w:date="2026-05-07T11:27:00Z" w16du:dateUtc="2026-05-07T03:27:00Z"/>
        </w:rPr>
        <w:pPrChange w:id="435" w:author="Chao Deng" w:date="2026-05-07T11:07:00Z" w16du:dateUtc="2026-05-07T03:07:00Z">
          <w:pPr>
            <w:pStyle w:val="a0"/>
          </w:pPr>
        </w:pPrChange>
      </w:pPr>
    </w:p>
    <w:p w14:paraId="1D8F4F71" w14:textId="12947BCC" w:rsidR="002E1906" w:rsidRPr="00E0583F" w:rsidDel="003B1FB8" w:rsidRDefault="002E1906" w:rsidP="002E1906">
      <w:pPr>
        <w:rPr>
          <w:del w:id="436" w:author="Chao Deng" w:date="2026-05-07T11:27:00Z" w16du:dateUtc="2026-05-07T03:27:00Z"/>
          <w:szCs w:val="24"/>
        </w:rPr>
      </w:pPr>
      <w:del w:id="437" w:author="Chao Deng" w:date="2026-05-07T11:27:00Z" w16du:dateUtc="2026-05-07T03:27:00Z">
        <w:r w:rsidRPr="009223C3" w:rsidDel="003B1FB8">
          <w:rPr>
            <w:szCs w:val="24"/>
          </w:rPr>
          <w:delText xml:space="preserve">The </w:delText>
        </w:r>
      </w:del>
      <w:del w:id="438" w:author="Chao Deng" w:date="2026-05-07T10:31:00Z" w16du:dateUtc="2026-05-07T02:31:00Z">
        <w:r w:rsidRPr="009223C3" w:rsidDel="00835A3C">
          <w:rPr>
            <w:szCs w:val="24"/>
          </w:rPr>
          <w:delText>Hierarchy Cross-Attention</w:delText>
        </w:r>
      </w:del>
      <w:del w:id="439" w:author="Chao Deng" w:date="2026-05-07T11:27:00Z" w16du:dateUtc="2026-05-07T03:27:00Z">
        <w:r w:rsidRPr="009223C3" w:rsidDel="003B1FB8">
          <w:rPr>
            <w:szCs w:val="24"/>
          </w:rPr>
          <w:delText xml:space="preserve"> (</w:delText>
        </w:r>
      </w:del>
      <w:del w:id="440" w:author="Chao Deng" w:date="2026-05-07T10:31:00Z" w16du:dateUtc="2026-05-07T02:31:00Z">
        <w:r w:rsidRPr="009223C3" w:rsidDel="00835A3C">
          <w:rPr>
            <w:szCs w:val="24"/>
          </w:rPr>
          <w:delText>HCA</w:delText>
        </w:r>
      </w:del>
      <w:del w:id="441" w:author="Chao Deng" w:date="2026-05-07T11:27:00Z" w16du:dateUtc="2026-05-07T03:27:00Z">
        <w:r w:rsidRPr="009223C3" w:rsidDel="003B1FB8">
          <w:rPr>
            <w:szCs w:val="24"/>
          </w:rPr>
          <w:delText xml:space="preserve">) module is a core component of </w:delText>
        </w:r>
        <w:r w:rsidRPr="00F6173C" w:rsidDel="003B1FB8">
          <w:delText>mRModN</w:delText>
        </w:r>
        <w:r w:rsidRPr="009223C3" w:rsidDel="003B1FB8">
          <w:rPr>
            <w:szCs w:val="24"/>
          </w:rPr>
          <w:delText xml:space="preserve">. A fundamental biological property of RNA modifications is that each modification type is associated with a specific nucleotide background; for example, m6A occurs exclusively on adenosine. However, most existing RNA modification prediction models do not explicitly encode </w:delText>
        </w:r>
        <w:r w:rsidRPr="0090649A" w:rsidDel="003B1FB8">
          <w:rPr>
            <w:szCs w:val="24"/>
          </w:rPr>
          <w:delText>this hierarchical dependency between nucleotides and their corresponding modification types. To incorporate this prior knowledge, we propose an HCA mechanism</w:delText>
        </w:r>
        <w:r w:rsidRPr="005D4A8A" w:rsidDel="003B1FB8">
          <w:rPr>
            <w:szCs w:val="24"/>
          </w:rPr>
          <w:fldChar w:fldCharType="begin"/>
        </w:r>
        <w:r w:rsidR="008152A5" w:rsidDel="003B1FB8">
          <w:rPr>
            <w:szCs w:val="24"/>
          </w:rPr>
          <w:delInstrText xml:space="preserve"> ADDIN EN.CITE &lt;EndNote&gt;&lt;Cite&gt;&lt;Author&gt;Huang&lt;/Author&gt;&lt;Year&gt;2019&lt;/Year&gt;&lt;RecNum&gt;503&lt;/RecNum&gt;&lt;DisplayText&gt;[56]&lt;/DisplayText&gt;&lt;record&gt;&lt;rec-number&gt;503&lt;/rec-number&gt;&lt;foreign-keys&gt;&lt;key app="EN" db-id="ds9sp2avsr0pscezt9lpsfx825z50appaadd" timestamp="1776262715"&gt;503&lt;/key&gt;&lt;/foreign-keys&gt;&lt;ref-type name="Conference Proceedings"&gt;10&lt;/ref-type&gt;&lt;contributors&gt;&lt;authors&gt;&lt;author&gt;Huang, Zilong&lt;/author&gt;&lt;author&gt;Wang, Xinggang&lt;/author&gt;&lt;author&gt;Huang, Lichao&lt;/author&gt;&lt;author&gt;Huang, Chang&lt;/author&gt;&lt;author&gt;Wei, Yunchao&lt;/author&gt;&lt;author&gt;Liu, Wenyu&lt;/author&gt;&lt;/authors&gt;&lt;/contributors&gt;&lt;titles&gt;&lt;title&gt;Ccnet: Criss-cross attention for semantic segmentation&lt;/title&gt;&lt;secondary-title&gt;Proceedings of the IEEE/CVF international conference on computer vision&lt;/secondary-title&gt;&lt;/titles&gt;&lt;pages&gt;603-612&lt;/pages&gt;&lt;dates&gt;&lt;year&gt;2019&lt;/year&gt;&lt;/dates&gt;&lt;urls&gt;&lt;/urls&gt;&lt;/record&gt;&lt;/Cite&gt;&lt;/EndNote&gt;</w:delInstrText>
        </w:r>
        <w:r w:rsidRPr="005D4A8A" w:rsidDel="003B1FB8">
          <w:rPr>
            <w:szCs w:val="24"/>
          </w:rPr>
          <w:fldChar w:fldCharType="separate"/>
        </w:r>
        <w:r w:rsidR="008152A5" w:rsidDel="003B1FB8">
          <w:rPr>
            <w:noProof/>
            <w:szCs w:val="24"/>
          </w:rPr>
          <w:delText>[56]</w:delText>
        </w:r>
        <w:r w:rsidRPr="005D4A8A" w:rsidDel="003B1FB8">
          <w:rPr>
            <w:szCs w:val="24"/>
          </w:rPr>
          <w:fldChar w:fldCharType="end"/>
        </w:r>
        <w:r w:rsidRPr="005D4A8A" w:rsidDel="003B1FB8">
          <w:rPr>
            <w:szCs w:val="24"/>
          </w:rPr>
          <w:delText xml:space="preserve"> based on a nucleotide to</w:delText>
        </w:r>
        <w:r w:rsidRPr="00B10DF3" w:rsidDel="003B1FB8">
          <w:rPr>
            <w:szCs w:val="24"/>
          </w:rPr>
          <w:delText xml:space="preserve"> </w:delText>
        </w:r>
        <w:r w:rsidRPr="00E0583F" w:rsidDel="003B1FB8">
          <w:rPr>
            <w:szCs w:val="24"/>
          </w:rPr>
          <w:delText>modification tree-structured query generation strategy.</w:delText>
        </w:r>
      </w:del>
    </w:p>
    <w:p w14:paraId="1DE771B4" w14:textId="183AE07D" w:rsidR="002E1906" w:rsidRPr="005D4A8A" w:rsidDel="003B1FB8" w:rsidRDefault="002E1906" w:rsidP="002E1906">
      <w:pPr>
        <w:rPr>
          <w:del w:id="442" w:author="Chao Deng" w:date="2026-05-07T11:27:00Z" w16du:dateUtc="2026-05-07T03:27:00Z"/>
          <w:szCs w:val="24"/>
        </w:rPr>
      </w:pPr>
      <w:del w:id="443" w:author="Chao Deng" w:date="2026-05-07T11:27:00Z" w16du:dateUtc="2026-05-07T03:27:00Z">
        <w:r w:rsidRPr="00E0583F" w:rsidDel="003B1FB8">
          <w:rPr>
            <w:szCs w:val="24"/>
          </w:rPr>
          <w:delText>Specifically, the model first initializes four base-level query vectors,</w:delText>
        </w:r>
        <w:r w:rsidRPr="00980848" w:rsidDel="003B1FB8">
          <w:rPr>
            <w:szCs w:val="24"/>
          </w:rPr>
          <w:delText xml:space="preserve"> </w:delText>
        </w:r>
      </w:del>
      <m:oMath>
        <m:sSub>
          <m:sSubPr>
            <m:ctrlPr>
              <w:del w:id="444" w:author="Chao Deng" w:date="2026-05-07T11:27:00Z" w16du:dateUtc="2026-05-07T03:27:00Z">
                <w:rPr>
                  <w:rFonts w:ascii="Cambria Math" w:hAnsi="Cambria Math"/>
                  <w:szCs w:val="24"/>
                </w:rPr>
              </w:del>
            </m:ctrlPr>
          </m:sSubPr>
          <m:e>
            <m:r>
              <w:del w:id="445" w:author="Chao Deng" w:date="2026-05-07T11:27:00Z" w16du:dateUtc="2026-05-07T03:27:00Z">
                <m:rPr>
                  <m:sty m:val="p"/>
                </m:rPr>
                <w:rPr>
                  <w:rFonts w:ascii="Cambria Math" w:hAnsi="Cambria Math"/>
                  <w:szCs w:val="24"/>
                </w:rPr>
                <m:t>Q</m:t>
              </w:del>
            </m:r>
          </m:e>
          <m:sub>
            <m:r>
              <w:del w:id="446" w:author="Chao Deng" w:date="2026-05-07T11:27:00Z" w16du:dateUtc="2026-05-07T03:27:00Z">
                <w:rPr>
                  <w:rFonts w:ascii="Cambria Math" w:hAnsi="Cambria Math"/>
                  <w:szCs w:val="24"/>
                </w:rPr>
                <m:t>base</m:t>
              </w:del>
            </m:r>
          </m:sub>
        </m:sSub>
        <m:r>
          <w:del w:id="447" w:author="Chao Deng" w:date="2026-05-07T11:27:00Z" w16du:dateUtc="2026-05-07T03:27:00Z">
            <m:rPr>
              <m:sty m:val="p"/>
            </m:rPr>
            <w:rPr>
              <w:rFonts w:ascii="Cambria Math" w:hAnsi="Cambria Math"/>
              <w:szCs w:val="24"/>
            </w:rPr>
            <m:t>=</m:t>
          </w:del>
        </m:r>
        <m:d>
          <m:dPr>
            <m:begChr m:val="{"/>
            <m:endChr m:val="}"/>
            <m:ctrlPr>
              <w:del w:id="448" w:author="Chao Deng" w:date="2026-05-07T11:27:00Z" w16du:dateUtc="2026-05-07T03:27:00Z">
                <w:rPr>
                  <w:rFonts w:ascii="Cambria Math" w:hAnsi="Cambria Math"/>
                  <w:szCs w:val="24"/>
                </w:rPr>
              </w:del>
            </m:ctrlPr>
          </m:dPr>
          <m:e>
            <m:sSub>
              <m:sSubPr>
                <m:ctrlPr>
                  <w:del w:id="449" w:author="Chao Deng" w:date="2026-05-07T11:27:00Z" w16du:dateUtc="2026-05-07T03:27:00Z">
                    <w:rPr>
                      <w:rFonts w:ascii="Cambria Math" w:hAnsi="Cambria Math"/>
                      <w:szCs w:val="24"/>
                    </w:rPr>
                  </w:del>
                </m:ctrlPr>
              </m:sSubPr>
              <m:e>
                <m:r>
                  <w:del w:id="450" w:author="Chao Deng" w:date="2026-05-07T11:27:00Z" w16du:dateUtc="2026-05-07T03:27:00Z">
                    <w:rPr>
                      <w:rFonts w:ascii="Cambria Math" w:hAnsi="Cambria Math"/>
                      <w:szCs w:val="24"/>
                    </w:rPr>
                    <m:t>q</m:t>
                  </w:del>
                </m:r>
              </m:e>
              <m:sub>
                <m:r>
                  <w:del w:id="451" w:author="Chao Deng" w:date="2026-05-07T11:27:00Z" w16du:dateUtc="2026-05-07T03:27:00Z">
                    <w:rPr>
                      <w:rFonts w:ascii="Cambria Math" w:hAnsi="Cambria Math"/>
                      <w:szCs w:val="24"/>
                    </w:rPr>
                    <m:t>A</m:t>
                  </w:del>
                </m:r>
              </m:sub>
            </m:sSub>
            <m:r>
              <w:del w:id="452" w:author="Chao Deng" w:date="2026-05-07T11:27:00Z" w16du:dateUtc="2026-05-07T03:27:00Z">
                <m:rPr>
                  <m:sty m:val="p"/>
                </m:rPr>
                <w:rPr>
                  <w:rFonts w:ascii="Cambria Math" w:hAnsi="Cambria Math"/>
                  <w:szCs w:val="24"/>
                </w:rPr>
                <m:t>,</m:t>
              </w:del>
            </m:r>
            <m:sSub>
              <m:sSubPr>
                <m:ctrlPr>
                  <w:del w:id="453" w:author="Chao Deng" w:date="2026-05-07T11:27:00Z" w16du:dateUtc="2026-05-07T03:27:00Z">
                    <w:rPr>
                      <w:rFonts w:ascii="Cambria Math" w:hAnsi="Cambria Math"/>
                      <w:szCs w:val="24"/>
                    </w:rPr>
                  </w:del>
                </m:ctrlPr>
              </m:sSubPr>
              <m:e>
                <m:r>
                  <w:del w:id="454" w:author="Chao Deng" w:date="2026-05-07T11:27:00Z" w16du:dateUtc="2026-05-07T03:27:00Z">
                    <w:rPr>
                      <w:rFonts w:ascii="Cambria Math" w:hAnsi="Cambria Math"/>
                      <w:szCs w:val="24"/>
                    </w:rPr>
                    <m:t>q</m:t>
                  </w:del>
                </m:r>
              </m:e>
              <m:sub>
                <m:r>
                  <w:del w:id="455" w:author="Chao Deng" w:date="2026-05-07T11:27:00Z" w16du:dateUtc="2026-05-07T03:27:00Z">
                    <w:rPr>
                      <w:rFonts w:ascii="Cambria Math" w:hAnsi="Cambria Math"/>
                      <w:szCs w:val="24"/>
                    </w:rPr>
                    <m:t>C</m:t>
                  </w:del>
                </m:r>
              </m:sub>
            </m:sSub>
            <m:r>
              <w:del w:id="456" w:author="Chao Deng" w:date="2026-05-07T11:27:00Z" w16du:dateUtc="2026-05-07T03:27:00Z">
                <w:rPr>
                  <w:rFonts w:ascii="Cambria Math" w:hAnsi="Cambria Math"/>
                  <w:szCs w:val="24"/>
                </w:rPr>
                <m:t>,</m:t>
              </w:del>
            </m:r>
            <m:sSub>
              <m:sSubPr>
                <m:ctrlPr>
                  <w:del w:id="457" w:author="Chao Deng" w:date="2026-05-07T11:27:00Z" w16du:dateUtc="2026-05-07T03:27:00Z">
                    <w:rPr>
                      <w:rFonts w:ascii="Cambria Math" w:hAnsi="Cambria Math"/>
                      <w:szCs w:val="24"/>
                    </w:rPr>
                  </w:del>
                </m:ctrlPr>
              </m:sSubPr>
              <m:e>
                <m:r>
                  <w:del w:id="458" w:author="Chao Deng" w:date="2026-05-07T11:27:00Z" w16du:dateUtc="2026-05-07T03:27:00Z">
                    <w:rPr>
                      <w:rFonts w:ascii="Cambria Math" w:hAnsi="Cambria Math"/>
                      <w:szCs w:val="24"/>
                    </w:rPr>
                    <m:t>q</m:t>
                  </w:del>
                </m:r>
              </m:e>
              <m:sub>
                <m:r>
                  <w:del w:id="459" w:author="Chao Deng" w:date="2026-05-07T11:27:00Z" w16du:dateUtc="2026-05-07T03:27:00Z">
                    <w:rPr>
                      <w:rFonts w:ascii="Cambria Math" w:hAnsi="Cambria Math"/>
                      <w:szCs w:val="24"/>
                    </w:rPr>
                    <m:t>G</m:t>
                  </w:del>
                </m:r>
              </m:sub>
            </m:sSub>
            <m:r>
              <w:del w:id="460" w:author="Chao Deng" w:date="2026-05-07T11:27:00Z" w16du:dateUtc="2026-05-07T03:27:00Z">
                <w:rPr>
                  <w:rFonts w:ascii="Cambria Math" w:hAnsi="Cambria Math"/>
                  <w:szCs w:val="24"/>
                </w:rPr>
                <m:t>,</m:t>
              </w:del>
            </m:r>
            <m:sSub>
              <m:sSubPr>
                <m:ctrlPr>
                  <w:del w:id="461" w:author="Chao Deng" w:date="2026-05-07T11:27:00Z" w16du:dateUtc="2026-05-07T03:27:00Z">
                    <w:rPr>
                      <w:rFonts w:ascii="Cambria Math" w:hAnsi="Cambria Math"/>
                      <w:szCs w:val="24"/>
                    </w:rPr>
                  </w:del>
                </m:ctrlPr>
              </m:sSubPr>
              <m:e>
                <m:r>
                  <w:del w:id="462" w:author="Chao Deng" w:date="2026-05-07T11:27:00Z" w16du:dateUtc="2026-05-07T03:27:00Z">
                    <w:rPr>
                      <w:rFonts w:ascii="Cambria Math" w:hAnsi="Cambria Math"/>
                      <w:szCs w:val="24"/>
                    </w:rPr>
                    <m:t>q</m:t>
                  </w:del>
                </m:r>
              </m:e>
              <m:sub>
                <m:r>
                  <w:del w:id="463" w:author="Chao Deng" w:date="2026-05-07T11:27:00Z" w16du:dateUtc="2026-05-07T03:27:00Z">
                    <w:rPr>
                      <w:rFonts w:ascii="Cambria Math" w:hAnsi="Cambria Math"/>
                      <w:szCs w:val="24"/>
                    </w:rPr>
                    <m:t>U</m:t>
                  </w:del>
                </m:r>
              </m:sub>
            </m:sSub>
          </m:e>
        </m:d>
      </m:oMath>
      <w:del w:id="464" w:author="Chao Deng" w:date="2026-05-07T11:27:00Z" w16du:dateUtc="2026-05-07T03:27:00Z">
        <w:r w:rsidRPr="005D4A8A" w:rsidDel="003B1FB8">
          <w:rPr>
            <w:szCs w:val="24"/>
          </w:rPr>
          <w:delText xml:space="preserve">, corresponding to the four standard nucleotides. </w:delText>
        </w:r>
        <w:r w:rsidRPr="00E0583F" w:rsidDel="003B1FB8">
          <w:rPr>
            <w:szCs w:val="24"/>
          </w:rPr>
          <w:delText xml:space="preserve">Modification-level query vectors are then generated from the corresponding base-level queries through a Hierarchical Query Projector. For any modification type </w:delText>
        </w:r>
      </w:del>
      <m:oMath>
        <m:r>
          <w:del w:id="465" w:author="Chao Deng" w:date="2026-05-07T11:27:00Z" w16du:dateUtc="2026-05-07T03:27:00Z">
            <w:rPr>
              <w:rFonts w:ascii="Cambria Math" w:hAnsi="Cambria Math"/>
              <w:szCs w:val="24"/>
            </w:rPr>
            <m:t>c</m:t>
          </w:del>
        </m:r>
      </m:oMath>
      <w:del w:id="466" w:author="Chao Deng" w:date="2026-05-07T11:27:00Z" w16du:dateUtc="2026-05-07T03:27:00Z">
        <w:r w:rsidRPr="00E0583F" w:rsidDel="003B1FB8">
          <w:rPr>
            <w:szCs w:val="24"/>
          </w:rPr>
          <w:delText xml:space="preserve"> belonging to a nucleotide group </w:delText>
        </w:r>
      </w:del>
      <m:oMath>
        <m:r>
          <w:del w:id="467" w:author="Chao Deng" w:date="2026-05-07T11:27:00Z" w16du:dateUtc="2026-05-07T03:27:00Z">
            <w:rPr>
              <w:rFonts w:ascii="Cambria Math" w:hAnsi="Cambria Math"/>
              <w:szCs w:val="24"/>
            </w:rPr>
            <m:t>g</m:t>
          </w:del>
        </m:r>
      </m:oMath>
      <w:del w:id="468" w:author="Chao Deng" w:date="2026-05-07T11:27:00Z" w16du:dateUtc="2026-05-07T03:27:00Z">
        <w:r w:rsidRPr="005F2A62" w:rsidDel="003B1FB8">
          <w:rPr>
            <w:szCs w:val="24"/>
          </w:rPr>
          <w:delText xml:space="preserve"> (e.g., if </w:delText>
        </w:r>
      </w:del>
      <m:oMath>
        <m:r>
          <w:del w:id="469" w:author="Chao Deng" w:date="2026-05-07T11:27:00Z" w16du:dateUtc="2026-05-07T03:27:00Z">
            <w:rPr>
              <w:rFonts w:ascii="Cambria Math" w:hAnsi="Cambria Math"/>
              <w:szCs w:val="24"/>
            </w:rPr>
            <m:t>c</m:t>
          </w:del>
        </m:r>
        <m:r>
          <w:del w:id="470" w:author="Chao Deng" w:date="2026-05-07T11:27:00Z" w16du:dateUtc="2026-05-07T03:27:00Z">
            <m:rPr>
              <m:sty m:val="p"/>
            </m:rPr>
            <w:rPr>
              <w:rFonts w:ascii="Cambria Math" w:hAnsi="Cambria Math"/>
              <w:szCs w:val="24"/>
            </w:rPr>
            <m:t>=</m:t>
          </w:del>
        </m:r>
        <m:r>
          <w:del w:id="471" w:author="Chao Deng" w:date="2026-05-07T11:27:00Z" w16du:dateUtc="2026-05-07T03:27:00Z">
            <w:rPr>
              <w:rFonts w:ascii="Cambria Math" w:hAnsi="Cambria Math"/>
              <w:szCs w:val="24"/>
            </w:rPr>
            <m:t>m</m:t>
          </w:del>
        </m:r>
        <m:r>
          <w:del w:id="472" w:author="Chao Deng" w:date="2026-05-07T11:27:00Z" w16du:dateUtc="2026-05-07T03:27:00Z">
            <m:rPr>
              <m:sty m:val="p"/>
            </m:rPr>
            <w:rPr>
              <w:rFonts w:ascii="Cambria Math" w:hAnsi="Cambria Math"/>
              <w:szCs w:val="24"/>
            </w:rPr>
            <m:t>6</m:t>
          </w:del>
        </m:r>
        <m:r>
          <w:del w:id="473" w:author="Chao Deng" w:date="2026-05-07T11:27:00Z" w16du:dateUtc="2026-05-07T03:27:00Z">
            <w:rPr>
              <w:rFonts w:ascii="Cambria Math" w:hAnsi="Cambria Math"/>
              <w:szCs w:val="24"/>
            </w:rPr>
            <m:t>A</m:t>
          </w:del>
        </m:r>
      </m:oMath>
      <w:del w:id="474" w:author="Chao Deng" w:date="2026-05-07T11:27:00Z" w16du:dateUtc="2026-05-07T03:27:00Z">
        <w:r w:rsidRPr="0090649A" w:rsidDel="003B1FB8">
          <w:rPr>
            <w:szCs w:val="24"/>
          </w:rPr>
          <w:delText xml:space="preserve">, then </w:delText>
        </w:r>
      </w:del>
      <m:oMath>
        <m:r>
          <w:del w:id="475" w:author="Chao Deng" w:date="2026-05-07T11:27:00Z" w16du:dateUtc="2026-05-07T03:27:00Z">
            <w:rPr>
              <w:rFonts w:ascii="Cambria Math" w:hAnsi="Cambria Math"/>
              <w:szCs w:val="24"/>
            </w:rPr>
            <m:t>g</m:t>
          </w:del>
        </m:r>
        <m:r>
          <w:del w:id="476" w:author="Chao Deng" w:date="2026-05-07T11:27:00Z" w16du:dateUtc="2026-05-07T03:27:00Z">
            <m:rPr>
              <m:sty m:val="p"/>
            </m:rPr>
            <w:rPr>
              <w:rFonts w:ascii="Cambria Math" w:hAnsi="Cambria Math"/>
              <w:szCs w:val="24"/>
            </w:rPr>
            <m:t>=</m:t>
          </w:del>
        </m:r>
        <m:r>
          <w:del w:id="477" w:author="Chao Deng" w:date="2026-05-07T11:27:00Z" w16du:dateUtc="2026-05-07T03:27:00Z">
            <w:rPr>
              <w:rFonts w:ascii="Cambria Math" w:hAnsi="Cambria Math"/>
              <w:szCs w:val="24"/>
            </w:rPr>
            <m:t>A</m:t>
          </w:del>
        </m:r>
      </m:oMath>
      <w:del w:id="478" w:author="Chao Deng" w:date="2026-05-07T11:27:00Z" w16du:dateUtc="2026-05-07T03:27:00Z">
        <w:r w:rsidRPr="0090649A" w:rsidDel="003B1FB8">
          <w:rPr>
            <w:szCs w:val="24"/>
          </w:rPr>
          <w:delText xml:space="preserve">, denoted as  </w:delText>
        </w:r>
      </w:del>
      <m:oMath>
        <m:r>
          <w:del w:id="479" w:author="Chao Deng" w:date="2026-05-07T11:27:00Z" w16du:dateUtc="2026-05-07T03:27:00Z">
            <w:rPr>
              <w:rFonts w:ascii="Cambria Math" w:hAnsi="Cambria Math"/>
              <w:szCs w:val="24"/>
            </w:rPr>
            <m:t>c∈Children</m:t>
          </w:del>
        </m:r>
        <m:d>
          <m:dPr>
            <m:ctrlPr>
              <w:del w:id="480" w:author="Chao Deng" w:date="2026-05-07T11:27:00Z" w16du:dateUtc="2026-05-07T03:27:00Z">
                <w:rPr>
                  <w:rFonts w:ascii="Cambria Math" w:hAnsi="Cambria Math"/>
                  <w:i/>
                  <w:szCs w:val="24"/>
                </w:rPr>
              </w:del>
            </m:ctrlPr>
          </m:dPr>
          <m:e>
            <m:r>
              <w:del w:id="481" w:author="Chao Deng" w:date="2026-05-07T11:27:00Z" w16du:dateUtc="2026-05-07T03:27:00Z">
                <w:rPr>
                  <w:rFonts w:ascii="Cambria Math" w:hAnsi="Cambria Math"/>
                  <w:szCs w:val="24"/>
                </w:rPr>
                <m:t>g</m:t>
              </w:del>
            </m:r>
          </m:e>
        </m:d>
      </m:oMath>
      <w:del w:id="482" w:author="Chao Deng" w:date="2026-05-07T11:27:00Z" w16du:dateUtc="2026-05-07T03:27:00Z">
        <w:r w:rsidRPr="005D4A8A" w:rsidDel="003B1FB8">
          <w:rPr>
            <w:szCs w:val="24"/>
          </w:rPr>
          <w:delText xml:space="preserve">), the query vector </w:delText>
        </w:r>
      </w:del>
      <m:oMath>
        <m:sSub>
          <m:sSubPr>
            <m:ctrlPr>
              <w:del w:id="483" w:author="Chao Deng" w:date="2026-05-07T11:27:00Z" w16du:dateUtc="2026-05-07T03:27:00Z">
                <w:rPr>
                  <w:rFonts w:ascii="Cambria Math" w:hAnsi="Cambria Math"/>
                  <w:szCs w:val="24"/>
                </w:rPr>
              </w:del>
            </m:ctrlPr>
          </m:sSubPr>
          <m:e>
            <m:r>
              <w:del w:id="484" w:author="Chao Deng" w:date="2026-05-07T11:27:00Z" w16du:dateUtc="2026-05-07T03:27:00Z">
                <m:rPr>
                  <m:sty m:val="p"/>
                </m:rPr>
                <w:rPr>
                  <w:rFonts w:ascii="Cambria Math" w:hAnsi="Cambria Math"/>
                  <w:szCs w:val="24"/>
                </w:rPr>
                <m:t>q</m:t>
              </w:del>
            </m:r>
          </m:e>
          <m:sub>
            <m:r>
              <w:del w:id="485" w:author="Chao Deng" w:date="2026-05-07T11:27:00Z" w16du:dateUtc="2026-05-07T03:27:00Z">
                <w:rPr>
                  <w:rFonts w:ascii="Cambria Math" w:hAnsi="Cambria Math"/>
                  <w:szCs w:val="24"/>
                </w:rPr>
                <m:t>c</m:t>
              </w:del>
            </m:r>
          </m:sub>
        </m:sSub>
      </m:oMath>
      <w:del w:id="486" w:author="Chao Deng" w:date="2026-05-07T11:27:00Z" w16du:dateUtc="2026-05-07T03:27:00Z">
        <w:r w:rsidRPr="005D4A8A" w:rsidDel="003B1FB8">
          <w:rPr>
            <w:szCs w:val="24"/>
          </w:rPr>
          <w:delText xml:space="preserve"> is generated as follows:</w:delText>
        </w:r>
      </w:del>
    </w:p>
    <w:p w14:paraId="5301BD16" w14:textId="52F36F3C" w:rsidR="002E1906" w:rsidRPr="005D4A8A" w:rsidDel="003B1FB8" w:rsidRDefault="00000000" w:rsidP="002E1906">
      <w:pPr>
        <w:rPr>
          <w:del w:id="487" w:author="Chao Deng" w:date="2026-05-07T11:27:00Z" w16du:dateUtc="2026-05-07T03:27:00Z"/>
          <w:szCs w:val="24"/>
        </w:rPr>
      </w:pPr>
      <m:oMathPara>
        <m:oMath>
          <m:eqArr>
            <m:eqArrPr>
              <m:maxDist m:val="1"/>
              <m:ctrlPr>
                <w:del w:id="488" w:author="Chao Deng" w:date="2026-05-07T11:27:00Z" w16du:dateUtc="2026-05-07T03:27:00Z">
                  <w:rPr>
                    <w:rFonts w:ascii="Cambria Math" w:hAnsi="Cambria Math"/>
                    <w:szCs w:val="24"/>
                  </w:rPr>
                </w:del>
              </m:ctrlPr>
            </m:eqArrPr>
            <m:e>
              <m:sSub>
                <m:sSubPr>
                  <m:ctrlPr>
                    <w:del w:id="489" w:author="Chao Deng" w:date="2026-05-07T11:27:00Z" w16du:dateUtc="2026-05-07T03:27:00Z">
                      <w:rPr>
                        <w:rFonts w:ascii="Cambria Math" w:hAnsi="Cambria Math"/>
                        <w:szCs w:val="24"/>
                      </w:rPr>
                    </w:del>
                  </m:ctrlPr>
                </m:sSubPr>
                <m:e>
                  <m:r>
                    <w:del w:id="490" w:author="Chao Deng" w:date="2026-05-07T11:27:00Z" w16du:dateUtc="2026-05-07T03:27:00Z">
                      <m:rPr>
                        <m:sty m:val="p"/>
                      </m:rPr>
                      <w:rPr>
                        <w:rFonts w:ascii="Cambria Math" w:hAnsi="Cambria Math"/>
                        <w:szCs w:val="24"/>
                      </w:rPr>
                      <m:t>q</m:t>
                    </w:del>
                  </m:r>
                </m:e>
                <m:sub>
                  <m:r>
                    <w:del w:id="491" w:author="Chao Deng" w:date="2026-05-07T11:27:00Z" w16du:dateUtc="2026-05-07T03:27:00Z">
                      <w:rPr>
                        <w:rFonts w:ascii="Cambria Math" w:hAnsi="Cambria Math"/>
                        <w:szCs w:val="24"/>
                      </w:rPr>
                      <m:t>c</m:t>
                    </w:del>
                  </m:r>
                </m:sub>
              </m:sSub>
              <m:r>
                <w:del w:id="492" w:author="Chao Deng" w:date="2026-05-07T11:27:00Z" w16du:dateUtc="2026-05-07T03:27:00Z">
                  <m:rPr>
                    <m:sty m:val="p"/>
                  </m:rPr>
                  <w:rPr>
                    <w:rFonts w:ascii="Cambria Math" w:hAnsi="Cambria Math"/>
                    <w:szCs w:val="24"/>
                  </w:rPr>
                  <m:t>=</m:t>
                </w:del>
              </m:r>
              <m:r>
                <w:del w:id="493" w:author="Chao Deng" w:date="2026-05-07T11:27:00Z" w16du:dateUtc="2026-05-07T03:27:00Z">
                  <w:rPr>
                    <w:rFonts w:ascii="Cambria Math" w:hAnsi="Cambria Math"/>
                    <w:szCs w:val="24"/>
                  </w:rPr>
                  <m:t>MLP</m:t>
                </w:del>
              </m:r>
              <m:d>
                <m:dPr>
                  <m:ctrlPr>
                    <w:del w:id="494" w:author="Chao Deng" w:date="2026-05-07T11:27:00Z" w16du:dateUtc="2026-05-07T03:27:00Z">
                      <w:rPr>
                        <w:rFonts w:ascii="Cambria Math" w:hAnsi="Cambria Math"/>
                        <w:szCs w:val="24"/>
                      </w:rPr>
                    </w:del>
                  </m:ctrlPr>
                </m:dPr>
                <m:e>
                  <m:sSub>
                    <m:sSubPr>
                      <m:ctrlPr>
                        <w:del w:id="495" w:author="Chao Deng" w:date="2026-05-07T11:27:00Z" w16du:dateUtc="2026-05-07T03:27:00Z">
                          <w:rPr>
                            <w:rFonts w:ascii="Cambria Math" w:hAnsi="Cambria Math"/>
                            <w:szCs w:val="24"/>
                          </w:rPr>
                        </w:del>
                      </m:ctrlPr>
                    </m:sSubPr>
                    <m:e>
                      <m:r>
                        <w:del w:id="496" w:author="Chao Deng" w:date="2026-05-07T11:27:00Z" w16du:dateUtc="2026-05-07T03:27:00Z">
                          <m:rPr>
                            <m:sty m:val="p"/>
                          </m:rPr>
                          <w:rPr>
                            <w:rFonts w:ascii="Cambria Math" w:hAnsi="Cambria Math"/>
                            <w:szCs w:val="24"/>
                          </w:rPr>
                          <m:t>q</m:t>
                        </w:del>
                      </m:r>
                    </m:e>
                    <m:sub>
                      <m:r>
                        <w:del w:id="497" w:author="Chao Deng" w:date="2026-05-07T11:27:00Z" w16du:dateUtc="2026-05-07T03:27:00Z">
                          <w:rPr>
                            <w:rFonts w:ascii="Cambria Math" w:hAnsi="Cambria Math"/>
                            <w:szCs w:val="24"/>
                          </w:rPr>
                          <m:t>g</m:t>
                        </w:del>
                      </m:r>
                    </m:sub>
                  </m:sSub>
                </m:e>
              </m:d>
              <m:r>
                <w:del w:id="498" w:author="Chao Deng" w:date="2026-05-07T11:27:00Z" w16du:dateUtc="2026-05-07T03:27:00Z">
                  <m:rPr>
                    <m:sty m:val="p"/>
                  </m:rPr>
                  <w:rPr>
                    <w:rFonts w:ascii="Cambria Math" w:hAnsi="Cambria Math"/>
                    <w:szCs w:val="24"/>
                  </w:rPr>
                  <m:t>,</m:t>
                </w:del>
              </m:r>
              <m:sSub>
                <m:sSubPr>
                  <m:ctrlPr>
                    <w:del w:id="499" w:author="Chao Deng" w:date="2026-05-07T11:27:00Z" w16du:dateUtc="2026-05-07T03:27:00Z">
                      <w:rPr>
                        <w:rFonts w:ascii="Cambria Math" w:hAnsi="Cambria Math"/>
                        <w:szCs w:val="24"/>
                      </w:rPr>
                    </w:del>
                  </m:ctrlPr>
                </m:sSubPr>
                <m:e>
                  <m:r>
                    <w:del w:id="500" w:author="Chao Deng" w:date="2026-05-07T11:27:00Z" w16du:dateUtc="2026-05-07T03:27:00Z">
                      <m:rPr>
                        <m:sty m:val="p"/>
                      </m:rPr>
                      <w:rPr>
                        <w:rFonts w:ascii="Cambria Math" w:hAnsi="Cambria Math"/>
                        <w:szCs w:val="24"/>
                      </w:rPr>
                      <m:t>q</m:t>
                    </w:del>
                  </m:r>
                </m:e>
                <m:sub>
                  <m:r>
                    <w:del w:id="501" w:author="Chao Deng" w:date="2026-05-07T11:27:00Z" w16du:dateUtc="2026-05-07T03:27:00Z">
                      <w:rPr>
                        <w:rFonts w:ascii="Cambria Math" w:hAnsi="Cambria Math"/>
                        <w:szCs w:val="24"/>
                      </w:rPr>
                      <m:t>g</m:t>
                    </w:del>
                  </m:r>
                </m:sub>
              </m:sSub>
              <m:r>
                <w:del w:id="502" w:author="Chao Deng" w:date="2026-05-07T11:27:00Z" w16du:dateUtc="2026-05-07T03:27:00Z">
                  <m:rPr>
                    <m:sty m:val="p"/>
                  </m:rPr>
                  <w:rPr>
                    <w:rFonts w:ascii="Cambria Math" w:hAnsi="Cambria Math"/>
                    <w:szCs w:val="24"/>
                  </w:rPr>
                  <m:t>∈</m:t>
                </w:del>
              </m:r>
              <m:sSub>
                <m:sSubPr>
                  <m:ctrlPr>
                    <w:del w:id="503" w:author="Chao Deng" w:date="2026-05-07T11:27:00Z" w16du:dateUtc="2026-05-07T03:27:00Z">
                      <w:rPr>
                        <w:rFonts w:ascii="Cambria Math" w:hAnsi="Cambria Math"/>
                        <w:szCs w:val="24"/>
                      </w:rPr>
                    </w:del>
                  </m:ctrlPr>
                </m:sSubPr>
                <m:e>
                  <m:r>
                    <w:del w:id="504" w:author="Chao Deng" w:date="2026-05-07T11:27:00Z" w16du:dateUtc="2026-05-07T03:27:00Z">
                      <m:rPr>
                        <m:sty m:val="p"/>
                      </m:rPr>
                      <w:rPr>
                        <w:rFonts w:ascii="Cambria Math" w:hAnsi="Cambria Math"/>
                        <w:szCs w:val="24"/>
                      </w:rPr>
                      <m:t>Q</m:t>
                    </w:del>
                  </m:r>
                </m:e>
                <m:sub>
                  <m:r>
                    <w:del w:id="505" w:author="Chao Deng" w:date="2026-05-07T11:27:00Z" w16du:dateUtc="2026-05-07T03:27:00Z">
                      <w:rPr>
                        <w:rFonts w:ascii="Cambria Math" w:hAnsi="Cambria Math"/>
                        <w:szCs w:val="24"/>
                      </w:rPr>
                      <m:t>base</m:t>
                    </w:del>
                  </m:r>
                </m:sub>
              </m:sSub>
              <m:r>
                <w:del w:id="506" w:author="Chao Deng" w:date="2026-05-07T11:27:00Z" w16du:dateUtc="2026-05-07T03:27:00Z">
                  <m:rPr>
                    <m:sty m:val="p"/>
                  </m:rPr>
                  <w:rPr>
                    <w:rFonts w:ascii="Cambria Math" w:hAnsi="Cambria Math"/>
                    <w:szCs w:val="24"/>
                  </w:rPr>
                  <m:t>#</m:t>
                </w:del>
              </m:r>
              <m:d>
                <m:dPr>
                  <m:ctrlPr>
                    <w:del w:id="507" w:author="Chao Deng" w:date="2026-05-07T11:27:00Z" w16du:dateUtc="2026-05-07T03:27:00Z">
                      <w:rPr>
                        <w:rFonts w:ascii="Cambria Math" w:hAnsi="Cambria Math"/>
                        <w:szCs w:val="24"/>
                      </w:rPr>
                    </w:del>
                  </m:ctrlPr>
                </m:dPr>
                <m:e>
                  <m:r>
                    <w:del w:id="508" w:author="Chao Deng" w:date="2026-05-07T11:27:00Z" w16du:dateUtc="2026-05-07T03:27:00Z">
                      <m:rPr>
                        <m:sty m:val="p"/>
                      </m:rPr>
                      <w:rPr>
                        <w:rFonts w:ascii="Cambria Math" w:hAnsi="Cambria Math"/>
                        <w:szCs w:val="24"/>
                      </w:rPr>
                      <m:t>8</m:t>
                    </w:del>
                  </m:r>
                </m:e>
              </m:d>
            </m:e>
          </m:eqArr>
        </m:oMath>
      </m:oMathPara>
    </w:p>
    <w:p w14:paraId="04BFE5C3" w14:textId="756C1B69" w:rsidR="002E1906" w:rsidRPr="00E0583F" w:rsidDel="003B1FB8" w:rsidRDefault="002E1906" w:rsidP="002E1906">
      <w:pPr>
        <w:rPr>
          <w:del w:id="509" w:author="Chao Deng" w:date="2026-05-07T11:27:00Z" w16du:dateUtc="2026-05-07T03:27:00Z"/>
          <w:szCs w:val="24"/>
        </w:rPr>
      </w:pPr>
      <w:del w:id="510" w:author="Chao Deng" w:date="2026-05-07T11:27:00Z" w16du:dateUtc="2026-05-07T03:27:00Z">
        <w:r w:rsidRPr="005D4A8A" w:rsidDel="003B1FB8">
          <w:rPr>
            <w:szCs w:val="24"/>
          </w:rPr>
          <w:delText xml:space="preserve">Here, </w:delText>
        </w:r>
      </w:del>
      <m:oMath>
        <m:r>
          <w:del w:id="511" w:author="Chao Deng" w:date="2026-05-07T11:27:00Z" w16du:dateUtc="2026-05-07T03:27:00Z">
            <w:rPr>
              <w:rFonts w:ascii="Cambria Math" w:hAnsi="Cambria Math"/>
              <w:szCs w:val="24"/>
            </w:rPr>
            <m:t>Children</m:t>
          </w:del>
        </m:r>
        <m:d>
          <m:dPr>
            <m:ctrlPr>
              <w:del w:id="512" w:author="Chao Deng" w:date="2026-05-07T11:27:00Z" w16du:dateUtc="2026-05-07T03:27:00Z">
                <w:rPr>
                  <w:rFonts w:ascii="Cambria Math" w:hAnsi="Cambria Math"/>
                  <w:i/>
                  <w:szCs w:val="24"/>
                </w:rPr>
              </w:del>
            </m:ctrlPr>
          </m:dPr>
          <m:e>
            <m:r>
              <w:del w:id="513" w:author="Chao Deng" w:date="2026-05-07T11:27:00Z" w16du:dateUtc="2026-05-07T03:27:00Z">
                <w:rPr>
                  <w:rFonts w:ascii="Cambria Math" w:hAnsi="Cambria Math"/>
                  <w:szCs w:val="24"/>
                </w:rPr>
                <m:t>g</m:t>
              </w:del>
            </m:r>
          </m:e>
        </m:d>
      </m:oMath>
      <w:del w:id="514" w:author="Chao Deng" w:date="2026-05-07T11:27:00Z" w16du:dateUtc="2026-05-07T03:27:00Z">
        <w:r w:rsidRPr="005D4A8A" w:rsidDel="003B1FB8">
          <w:rPr>
            <w:szCs w:val="24"/>
          </w:rPr>
          <w:delText xml:space="preserve"> denotes the set of modification types associated with nucleotide group </w:delText>
        </w:r>
      </w:del>
      <m:oMath>
        <m:r>
          <w:del w:id="515" w:author="Chao Deng" w:date="2026-05-07T11:27:00Z" w16du:dateUtc="2026-05-07T03:27:00Z">
            <w:rPr>
              <w:rFonts w:ascii="Cambria Math" w:hAnsi="Cambria Math"/>
              <w:szCs w:val="24"/>
            </w:rPr>
            <m:t>g</m:t>
          </w:del>
        </m:r>
      </m:oMath>
      <w:del w:id="516" w:author="Chao Deng" w:date="2026-05-07T11:27:00Z" w16du:dateUtc="2026-05-07T03:27:00Z">
        <w:r w:rsidRPr="00E0583F" w:rsidDel="003B1FB8">
          <w:rPr>
            <w:szCs w:val="24"/>
          </w:rPr>
          <w:delText>. This design preserves the biological hierarchy in the embedding space while avoiding the computational cost of learning fully independent query vectors for all modification subclasses.</w:delText>
        </w:r>
        <w:r w:rsidRPr="005F2A62" w:rsidDel="003B1FB8">
          <w:rPr>
            <w:szCs w:val="24"/>
          </w:rPr>
          <w:delText xml:space="preserve"> </w:delText>
        </w:r>
        <w:r w:rsidRPr="009223C3" w:rsidDel="003B1FB8">
          <w:rPr>
            <w:szCs w:val="24"/>
          </w:rPr>
          <w:delText xml:space="preserve">After constructing the full set of class queries </w:delText>
        </w:r>
      </w:del>
      <m:oMath>
        <m:sSub>
          <m:sSubPr>
            <m:ctrlPr>
              <w:del w:id="517" w:author="Chao Deng" w:date="2026-05-07T11:27:00Z" w16du:dateUtc="2026-05-07T03:27:00Z">
                <w:rPr>
                  <w:rFonts w:ascii="Cambria Math" w:hAnsi="Cambria Math"/>
                  <w:szCs w:val="24"/>
                </w:rPr>
              </w:del>
            </m:ctrlPr>
          </m:sSubPr>
          <m:e>
            <m:r>
              <w:del w:id="518" w:author="Chao Deng" w:date="2026-05-07T11:27:00Z" w16du:dateUtc="2026-05-07T03:27:00Z">
                <m:rPr>
                  <m:sty m:val="p"/>
                </m:rPr>
                <w:rPr>
                  <w:rFonts w:ascii="Cambria Math" w:hAnsi="Cambria Math"/>
                  <w:szCs w:val="24"/>
                </w:rPr>
                <m:t>Q</m:t>
              </w:del>
            </m:r>
          </m:e>
          <m:sub>
            <m:r>
              <w:del w:id="519" w:author="Chao Deng" w:date="2026-05-07T11:27:00Z" w16du:dateUtc="2026-05-07T03:27:00Z">
                <w:rPr>
                  <w:rFonts w:ascii="Cambria Math" w:hAnsi="Cambria Math"/>
                  <w:szCs w:val="24"/>
                </w:rPr>
                <m:t>cls</m:t>
              </w:del>
            </m:r>
          </m:sub>
        </m:sSub>
      </m:oMath>
      <w:del w:id="520" w:author="Chao Deng" w:date="2026-05-07T11:27:00Z" w16du:dateUtc="2026-05-07T03:27:00Z">
        <w:r w:rsidRPr="005D4A8A" w:rsidDel="003B1FB8">
          <w:rPr>
            <w:szCs w:val="24"/>
          </w:rPr>
          <w:delText xml:space="preserve">, the model computes cross-attention using </w:delText>
        </w:r>
      </w:del>
      <m:oMath>
        <m:sSub>
          <m:sSubPr>
            <m:ctrlPr>
              <w:del w:id="521" w:author="Chao Deng" w:date="2026-05-07T11:27:00Z" w16du:dateUtc="2026-05-07T03:27:00Z">
                <w:rPr>
                  <w:rFonts w:ascii="Cambria Math" w:hAnsi="Cambria Math"/>
                  <w:szCs w:val="24"/>
                </w:rPr>
              </w:del>
            </m:ctrlPr>
          </m:sSubPr>
          <m:e>
            <m:r>
              <w:del w:id="522" w:author="Chao Deng" w:date="2026-05-07T11:27:00Z" w16du:dateUtc="2026-05-07T03:27:00Z">
                <m:rPr>
                  <m:sty m:val="p"/>
                </m:rPr>
                <w:rPr>
                  <w:rFonts w:ascii="Cambria Math" w:hAnsi="Cambria Math"/>
                  <w:szCs w:val="24"/>
                </w:rPr>
                <m:t>Q</m:t>
              </w:del>
            </m:r>
          </m:e>
          <m:sub>
            <m:r>
              <w:del w:id="523" w:author="Chao Deng" w:date="2026-05-07T11:27:00Z" w16du:dateUtc="2026-05-07T03:27:00Z">
                <w:rPr>
                  <w:rFonts w:ascii="Cambria Math" w:hAnsi="Cambria Math"/>
                  <w:szCs w:val="24"/>
                </w:rPr>
                <m:t>cls</m:t>
              </w:del>
            </m:r>
          </m:sub>
        </m:sSub>
      </m:oMath>
      <w:del w:id="524" w:author="Chao Deng" w:date="2026-05-07T11:27:00Z" w16du:dateUtc="2026-05-07T03:27:00Z">
        <w:r w:rsidRPr="005D4A8A" w:rsidDel="003B1FB8">
          <w:rPr>
            <w:szCs w:val="24"/>
          </w:rPr>
          <w:delText xml:space="preserve"> as the Query and the contextual features </w:delText>
        </w:r>
      </w:del>
      <m:oMath>
        <m:sSub>
          <m:sSubPr>
            <m:ctrlPr>
              <w:del w:id="525" w:author="Chao Deng" w:date="2026-05-07T11:27:00Z" w16du:dateUtc="2026-05-07T03:27:00Z">
                <w:rPr>
                  <w:rFonts w:ascii="Cambria Math" w:hAnsi="Cambria Math"/>
                  <w:i/>
                  <w:szCs w:val="24"/>
                </w:rPr>
              </w:del>
            </m:ctrlPr>
          </m:sSubPr>
          <m:e>
            <m:r>
              <w:del w:id="526" w:author="Chao Deng" w:date="2026-05-07T11:27:00Z" w16du:dateUtc="2026-05-07T03:27:00Z">
                <w:rPr>
                  <w:rFonts w:ascii="Cambria Math" w:hAnsi="Cambria Math"/>
                  <w:szCs w:val="24"/>
                </w:rPr>
                <m:t>X</m:t>
              </w:del>
            </m:r>
          </m:e>
          <m:sub>
            <m:r>
              <w:del w:id="527" w:author="Chao Deng" w:date="2026-05-07T11:27:00Z" w16du:dateUtc="2026-05-07T03:27:00Z">
                <w:rPr>
                  <w:rFonts w:ascii="Cambria Math" w:hAnsi="Cambria Math"/>
                  <w:szCs w:val="24"/>
                </w:rPr>
                <m:t>ctx</m:t>
              </w:del>
            </m:r>
          </m:sub>
        </m:sSub>
      </m:oMath>
      <w:del w:id="528" w:author="Chao Deng" w:date="2026-05-07T11:27:00Z" w16du:dateUtc="2026-05-07T03:27:00Z">
        <w:r w:rsidRPr="005D4A8A" w:rsidDel="003B1FB8">
          <w:rPr>
            <w:szCs w:val="24"/>
          </w:rPr>
          <w:delText xml:space="preserve"> (from the </w:delText>
        </w:r>
        <w:r w:rsidRPr="00980848" w:rsidDel="003B1FB8">
          <w:rPr>
            <w:szCs w:val="24"/>
          </w:rPr>
          <w:delText>M</w:delText>
        </w:r>
        <w:r w:rsidRPr="00980848" w:rsidDel="003B1FB8">
          <w:rPr>
            <w:szCs w:val="24"/>
            <w:vertAlign w:val="superscript"/>
          </w:rPr>
          <w:delText>2</w:delText>
        </w:r>
        <w:r w:rsidRPr="00980848" w:rsidDel="003B1FB8">
          <w:rPr>
            <w:szCs w:val="24"/>
          </w:rPr>
          <w:delText>D</w:delText>
        </w:r>
        <w:r w:rsidRPr="005D4A8A" w:rsidDel="003B1FB8">
          <w:rPr>
            <w:szCs w:val="24"/>
          </w:rPr>
          <w:delText xml:space="preserve"> module) as both </w:delText>
        </w:r>
      </w:del>
      <m:oMath>
        <m:r>
          <w:del w:id="529" w:author="Chao Deng" w:date="2026-05-07T11:27:00Z" w16du:dateUtc="2026-05-07T03:27:00Z">
            <w:rPr>
              <w:rFonts w:ascii="Cambria Math" w:hAnsi="Cambria Math"/>
              <w:szCs w:val="24"/>
            </w:rPr>
            <m:t>Key</m:t>
          </w:del>
        </m:r>
      </m:oMath>
      <w:del w:id="530" w:author="Chao Deng" w:date="2026-05-07T11:27:00Z" w16du:dateUtc="2026-05-07T03:27:00Z">
        <w:r w:rsidRPr="005D4A8A" w:rsidDel="003B1FB8">
          <w:rPr>
            <w:szCs w:val="24"/>
          </w:rPr>
          <w:delText xml:space="preserve"> and </w:delText>
        </w:r>
      </w:del>
      <m:oMath>
        <m:r>
          <w:del w:id="531" w:author="Chao Deng" w:date="2026-05-07T11:27:00Z" w16du:dateUtc="2026-05-07T03:27:00Z">
            <w:rPr>
              <w:rFonts w:ascii="Cambria Math" w:hAnsi="Cambria Math"/>
              <w:szCs w:val="24"/>
            </w:rPr>
            <m:t>Value</m:t>
          </w:del>
        </m:r>
      </m:oMath>
      <w:del w:id="532" w:author="Chao Deng" w:date="2026-05-07T11:27:00Z" w16du:dateUtc="2026-05-07T03:27:00Z">
        <w:r w:rsidRPr="00E0583F" w:rsidDel="003B1FB8">
          <w:rPr>
            <w:szCs w:val="24"/>
          </w:rPr>
          <w:delText>:</w:delText>
        </w:r>
      </w:del>
    </w:p>
    <w:p w14:paraId="50DE2B7A" w14:textId="0C2CF5C2" w:rsidR="002E1906" w:rsidRPr="005D4A8A" w:rsidDel="003B1FB8" w:rsidRDefault="00000000" w:rsidP="002E1906">
      <w:pPr>
        <w:rPr>
          <w:del w:id="533" w:author="Chao Deng" w:date="2026-05-07T11:27:00Z" w16du:dateUtc="2026-05-07T03:27:00Z"/>
          <w:szCs w:val="24"/>
        </w:rPr>
      </w:pPr>
      <m:oMathPara>
        <m:oMath>
          <m:eqArr>
            <m:eqArrPr>
              <m:maxDist m:val="1"/>
              <m:ctrlPr>
                <w:del w:id="534" w:author="Chao Deng" w:date="2026-05-07T11:27:00Z" w16du:dateUtc="2026-05-07T03:27:00Z">
                  <w:rPr>
                    <w:rFonts w:ascii="Cambria Math" w:hAnsi="Cambria Math"/>
                    <w:szCs w:val="24"/>
                  </w:rPr>
                </w:del>
              </m:ctrlPr>
            </m:eqArrPr>
            <m:e>
              <m:r>
                <w:del w:id="535" w:author="Chao Deng" w:date="2026-05-07T11:27:00Z" w16du:dateUtc="2026-05-07T03:27:00Z">
                  <w:rPr>
                    <w:rFonts w:ascii="Cambria Math" w:hAnsi="Cambria Math"/>
                    <w:szCs w:val="24"/>
                  </w:rPr>
                  <m:t>Atten</m:t>
                </w:del>
              </m:r>
              <m:d>
                <m:dPr>
                  <m:ctrlPr>
                    <w:del w:id="536" w:author="Chao Deng" w:date="2026-05-07T11:27:00Z" w16du:dateUtc="2026-05-07T03:27:00Z">
                      <w:rPr>
                        <w:rFonts w:ascii="Cambria Math" w:hAnsi="Cambria Math"/>
                        <w:szCs w:val="24"/>
                      </w:rPr>
                    </w:del>
                  </m:ctrlPr>
                </m:dPr>
                <m:e>
                  <m:sSub>
                    <m:sSubPr>
                      <m:ctrlPr>
                        <w:del w:id="537" w:author="Chao Deng" w:date="2026-05-07T11:27:00Z" w16du:dateUtc="2026-05-07T03:27:00Z">
                          <w:rPr>
                            <w:rFonts w:ascii="Cambria Math" w:hAnsi="Cambria Math"/>
                            <w:szCs w:val="24"/>
                          </w:rPr>
                        </w:del>
                      </m:ctrlPr>
                    </m:sSubPr>
                    <m:e>
                      <m:r>
                        <w:del w:id="538" w:author="Chao Deng" w:date="2026-05-07T11:27:00Z" w16du:dateUtc="2026-05-07T03:27:00Z">
                          <m:rPr>
                            <m:sty m:val="p"/>
                          </m:rPr>
                          <w:rPr>
                            <w:rFonts w:ascii="Cambria Math" w:hAnsi="Cambria Math"/>
                            <w:szCs w:val="24"/>
                          </w:rPr>
                          <m:t>Q</m:t>
                        </w:del>
                      </m:r>
                    </m:e>
                    <m:sub>
                      <m:r>
                        <w:del w:id="539" w:author="Chao Deng" w:date="2026-05-07T11:27:00Z" w16du:dateUtc="2026-05-07T03:27:00Z">
                          <w:rPr>
                            <w:rFonts w:ascii="Cambria Math" w:hAnsi="Cambria Math"/>
                            <w:szCs w:val="24"/>
                          </w:rPr>
                          <m:t>cls</m:t>
                        </w:del>
                      </m:r>
                    </m:sub>
                  </m:sSub>
                  <m:r>
                    <w:del w:id="540" w:author="Chao Deng" w:date="2026-05-07T11:27:00Z" w16du:dateUtc="2026-05-07T03:27:00Z">
                      <m:rPr>
                        <m:sty m:val="p"/>
                      </m:rPr>
                      <w:rPr>
                        <w:rFonts w:ascii="Cambria Math" w:hAnsi="Cambria Math"/>
                        <w:szCs w:val="24"/>
                      </w:rPr>
                      <m:t>,</m:t>
                    </w:del>
                  </m:r>
                  <m:sSub>
                    <m:sSubPr>
                      <m:ctrlPr>
                        <w:del w:id="541" w:author="Chao Deng" w:date="2026-05-07T11:27:00Z" w16du:dateUtc="2026-05-07T03:27:00Z">
                          <w:rPr>
                            <w:rFonts w:ascii="Cambria Math" w:hAnsi="Cambria Math"/>
                            <w:szCs w:val="24"/>
                          </w:rPr>
                        </w:del>
                      </m:ctrlPr>
                    </m:sSubPr>
                    <m:e>
                      <m:r>
                        <w:del w:id="542" w:author="Chao Deng" w:date="2026-05-07T11:27:00Z" w16du:dateUtc="2026-05-07T03:27:00Z">
                          <w:rPr>
                            <w:rFonts w:ascii="Cambria Math" w:hAnsi="Cambria Math"/>
                            <w:szCs w:val="24"/>
                          </w:rPr>
                          <m:t>X</m:t>
                        </w:del>
                      </m:r>
                    </m:e>
                    <m:sub>
                      <m:r>
                        <w:del w:id="543" w:author="Chao Deng" w:date="2026-05-07T11:27:00Z" w16du:dateUtc="2026-05-07T03:27:00Z">
                          <w:rPr>
                            <w:rFonts w:ascii="Cambria Math" w:hAnsi="Cambria Math"/>
                            <w:szCs w:val="24"/>
                          </w:rPr>
                          <m:t>ctx</m:t>
                        </w:del>
                      </m:r>
                    </m:sub>
                  </m:sSub>
                </m:e>
              </m:d>
              <m:r>
                <w:del w:id="544" w:author="Chao Deng" w:date="2026-05-07T11:27:00Z" w16du:dateUtc="2026-05-07T03:27:00Z">
                  <m:rPr>
                    <m:sty m:val="p"/>
                  </m:rPr>
                  <w:rPr>
                    <w:rFonts w:ascii="Cambria Math" w:hAnsi="Cambria Math"/>
                    <w:szCs w:val="24"/>
                  </w:rPr>
                  <m:t>=</m:t>
                </w:del>
              </m:r>
              <m:r>
                <w:del w:id="545" w:author="Chao Deng" w:date="2026-05-07T11:27:00Z" w16du:dateUtc="2026-05-07T03:27:00Z">
                  <w:rPr>
                    <w:rFonts w:ascii="Cambria Math" w:hAnsi="Cambria Math"/>
                    <w:szCs w:val="24"/>
                  </w:rPr>
                  <m:t>Softmax</m:t>
                </w:del>
              </m:r>
              <m:d>
                <m:dPr>
                  <m:ctrlPr>
                    <w:del w:id="546" w:author="Chao Deng" w:date="2026-05-07T11:27:00Z" w16du:dateUtc="2026-05-07T03:27:00Z">
                      <w:rPr>
                        <w:rFonts w:ascii="Cambria Math" w:hAnsi="Cambria Math"/>
                        <w:szCs w:val="24"/>
                      </w:rPr>
                    </w:del>
                  </m:ctrlPr>
                </m:dPr>
                <m:e>
                  <m:f>
                    <m:fPr>
                      <m:ctrlPr>
                        <w:del w:id="547" w:author="Chao Deng" w:date="2026-05-07T11:27:00Z" w16du:dateUtc="2026-05-07T03:27:00Z">
                          <w:rPr>
                            <w:rFonts w:ascii="Cambria Math" w:hAnsi="Cambria Math"/>
                            <w:szCs w:val="24"/>
                          </w:rPr>
                        </w:del>
                      </m:ctrlPr>
                    </m:fPr>
                    <m:num>
                      <m:sSub>
                        <m:sSubPr>
                          <m:ctrlPr>
                            <w:del w:id="548" w:author="Chao Deng" w:date="2026-05-07T11:27:00Z" w16du:dateUtc="2026-05-07T03:27:00Z">
                              <w:rPr>
                                <w:rFonts w:ascii="Cambria Math" w:hAnsi="Cambria Math"/>
                                <w:szCs w:val="24"/>
                              </w:rPr>
                            </w:del>
                          </m:ctrlPr>
                        </m:sSubPr>
                        <m:e>
                          <m:r>
                            <w:del w:id="549" w:author="Chao Deng" w:date="2026-05-07T11:27:00Z" w16du:dateUtc="2026-05-07T03:27:00Z">
                              <m:rPr>
                                <m:sty m:val="p"/>
                              </m:rPr>
                              <w:rPr>
                                <w:rFonts w:ascii="Cambria Math" w:hAnsi="Cambria Math"/>
                                <w:szCs w:val="24"/>
                              </w:rPr>
                              <m:t>Q</m:t>
                            </w:del>
                          </m:r>
                        </m:e>
                        <m:sub>
                          <m:r>
                            <w:del w:id="550" w:author="Chao Deng" w:date="2026-05-07T11:27:00Z" w16du:dateUtc="2026-05-07T03:27:00Z">
                              <w:rPr>
                                <w:rFonts w:ascii="Cambria Math" w:hAnsi="Cambria Math"/>
                                <w:szCs w:val="24"/>
                              </w:rPr>
                              <m:t>cls</m:t>
                            </w:del>
                          </m:r>
                        </m:sub>
                      </m:sSub>
                      <m:sSup>
                        <m:sSupPr>
                          <m:ctrlPr>
                            <w:del w:id="551" w:author="Chao Deng" w:date="2026-05-07T11:27:00Z" w16du:dateUtc="2026-05-07T03:27:00Z">
                              <w:rPr>
                                <w:rFonts w:ascii="Cambria Math" w:hAnsi="Cambria Math"/>
                                <w:szCs w:val="24"/>
                              </w:rPr>
                            </w:del>
                          </m:ctrlPr>
                        </m:sSupPr>
                        <m:e>
                          <m:r>
                            <w:del w:id="552" w:author="Chao Deng" w:date="2026-05-07T11:27:00Z" w16du:dateUtc="2026-05-07T03:27:00Z">
                              <m:rPr>
                                <m:sty m:val="p"/>
                              </m:rPr>
                              <w:rPr>
                                <w:rFonts w:ascii="Cambria Math" w:hAnsi="Cambria Math"/>
                                <w:szCs w:val="24"/>
                              </w:rPr>
                              <m:t>K</m:t>
                            </w:del>
                          </m:r>
                        </m:e>
                        <m:sup>
                          <m:r>
                            <w:del w:id="553" w:author="Chao Deng" w:date="2026-05-07T11:27:00Z" w16du:dateUtc="2026-05-07T03:27:00Z">
                              <w:rPr>
                                <w:rFonts w:ascii="Cambria Math" w:hAnsi="Cambria Math"/>
                                <w:szCs w:val="24"/>
                              </w:rPr>
                              <m:t>T</m:t>
                            </w:del>
                          </m:r>
                        </m:sup>
                      </m:sSup>
                    </m:num>
                    <m:den>
                      <m:rad>
                        <m:radPr>
                          <m:degHide m:val="1"/>
                          <m:ctrlPr>
                            <w:del w:id="554" w:author="Chao Deng" w:date="2026-05-07T11:27:00Z" w16du:dateUtc="2026-05-07T03:27:00Z">
                              <w:rPr>
                                <w:rFonts w:ascii="Cambria Math" w:hAnsi="Cambria Math"/>
                                <w:szCs w:val="24"/>
                              </w:rPr>
                            </w:del>
                          </m:ctrlPr>
                        </m:radPr>
                        <m:deg/>
                        <m:e>
                          <m:sSub>
                            <m:sSubPr>
                              <m:ctrlPr>
                                <w:del w:id="555" w:author="Chao Deng" w:date="2026-05-07T11:27:00Z" w16du:dateUtc="2026-05-07T03:27:00Z">
                                  <w:rPr>
                                    <w:rFonts w:ascii="Cambria Math" w:hAnsi="Cambria Math"/>
                                    <w:szCs w:val="24"/>
                                  </w:rPr>
                                </w:del>
                              </m:ctrlPr>
                            </m:sSubPr>
                            <m:e>
                              <m:r>
                                <w:del w:id="556" w:author="Chao Deng" w:date="2026-05-07T11:27:00Z" w16du:dateUtc="2026-05-07T03:27:00Z">
                                  <w:rPr>
                                    <w:rFonts w:ascii="Cambria Math" w:hAnsi="Cambria Math"/>
                                    <w:szCs w:val="24"/>
                                  </w:rPr>
                                  <m:t>d</m:t>
                                </w:del>
                              </m:r>
                            </m:e>
                            <m:sub>
                              <m:r>
                                <w:del w:id="557" w:author="Chao Deng" w:date="2026-05-07T11:27:00Z" w16du:dateUtc="2026-05-07T03:27:00Z">
                                  <w:rPr>
                                    <w:rFonts w:ascii="Cambria Math" w:hAnsi="Cambria Math"/>
                                    <w:szCs w:val="24"/>
                                  </w:rPr>
                                  <m:t>k</m:t>
                                </w:del>
                              </m:r>
                            </m:sub>
                          </m:sSub>
                        </m:e>
                      </m:rad>
                    </m:den>
                  </m:f>
                </m:e>
              </m:d>
              <m:r>
                <w:del w:id="558" w:author="Chao Deng" w:date="2026-05-07T11:27:00Z" w16du:dateUtc="2026-05-07T03:27:00Z">
                  <w:rPr>
                    <w:rFonts w:ascii="Cambria Math" w:hAnsi="Cambria Math"/>
                    <w:szCs w:val="24"/>
                  </w:rPr>
                  <m:t>V</m:t>
                </w:del>
              </m:r>
              <m:r>
                <w:del w:id="559" w:author="Chao Deng" w:date="2026-05-07T11:27:00Z" w16du:dateUtc="2026-05-07T03:27:00Z">
                  <m:rPr>
                    <m:sty m:val="p"/>
                  </m:rPr>
                  <w:rPr>
                    <w:rFonts w:ascii="Cambria Math" w:hAnsi="Cambria Math"/>
                    <w:szCs w:val="24"/>
                  </w:rPr>
                  <m:t>#</m:t>
                </w:del>
              </m:r>
              <m:d>
                <m:dPr>
                  <m:ctrlPr>
                    <w:del w:id="560" w:author="Chao Deng" w:date="2026-05-07T11:27:00Z" w16du:dateUtc="2026-05-07T03:27:00Z">
                      <w:rPr>
                        <w:rFonts w:ascii="Cambria Math" w:hAnsi="Cambria Math"/>
                        <w:szCs w:val="24"/>
                      </w:rPr>
                    </w:del>
                  </m:ctrlPr>
                </m:dPr>
                <m:e>
                  <m:r>
                    <w:del w:id="561" w:author="Chao Deng" w:date="2026-05-07T11:27:00Z" w16du:dateUtc="2026-05-07T03:27:00Z">
                      <m:rPr>
                        <m:sty m:val="p"/>
                      </m:rPr>
                      <w:rPr>
                        <w:rFonts w:ascii="Cambria Math" w:hAnsi="Cambria Math"/>
                        <w:szCs w:val="24"/>
                      </w:rPr>
                      <m:t>9</m:t>
                    </w:del>
                  </m:r>
                </m:e>
              </m:d>
            </m:e>
          </m:eqArr>
        </m:oMath>
      </m:oMathPara>
    </w:p>
    <w:p w14:paraId="7636C5A7" w14:textId="7D5F917A" w:rsidR="002E1906" w:rsidRPr="00E0583F" w:rsidDel="003B1FB8" w:rsidRDefault="002E1906" w:rsidP="002E1906">
      <w:pPr>
        <w:rPr>
          <w:del w:id="562" w:author="Chao Deng" w:date="2026-05-07T11:27:00Z" w16du:dateUtc="2026-05-07T03:27:00Z"/>
          <w:szCs w:val="24"/>
        </w:rPr>
      </w:pPr>
      <w:del w:id="563" w:author="Chao Deng" w:date="2026-05-07T11:27:00Z" w16du:dateUtc="2026-05-07T03:27:00Z">
        <w:r w:rsidRPr="005D4A8A" w:rsidDel="003B1FB8">
          <w:rPr>
            <w:szCs w:val="24"/>
          </w:rPr>
          <w:delText>This operation produces aggregated representations for both nucleotide groups (</w:delText>
        </w:r>
      </w:del>
      <m:oMath>
        <m:sSub>
          <m:sSubPr>
            <m:ctrlPr>
              <w:del w:id="564" w:author="Chao Deng" w:date="2026-05-07T11:27:00Z" w16du:dateUtc="2026-05-07T03:27:00Z">
                <w:rPr>
                  <w:rFonts w:ascii="Cambria Math" w:hAnsi="Cambria Math"/>
                  <w:szCs w:val="24"/>
                </w:rPr>
              </w:del>
            </m:ctrlPr>
          </m:sSubPr>
          <m:e>
            <m:r>
              <w:del w:id="565" w:author="Chao Deng" w:date="2026-05-07T11:27:00Z" w16du:dateUtc="2026-05-07T03:27:00Z">
                <w:rPr>
                  <w:rFonts w:ascii="Cambria Math" w:hAnsi="Cambria Math"/>
                  <w:szCs w:val="24"/>
                </w:rPr>
                <m:t>H</m:t>
              </w:del>
            </m:r>
          </m:e>
          <m:sub>
            <m:r>
              <w:del w:id="566" w:author="Chao Deng" w:date="2026-05-07T11:27:00Z" w16du:dateUtc="2026-05-07T03:27:00Z">
                <w:rPr>
                  <w:rFonts w:ascii="Cambria Math" w:hAnsi="Cambria Math"/>
                  <w:szCs w:val="24"/>
                </w:rPr>
                <m:t>group</m:t>
              </w:del>
            </m:r>
          </m:sub>
        </m:sSub>
      </m:oMath>
      <w:del w:id="567" w:author="Chao Deng" w:date="2026-05-07T11:27:00Z" w16du:dateUtc="2026-05-07T03:27:00Z">
        <w:r w:rsidRPr="005D4A8A" w:rsidDel="003B1FB8">
          <w:rPr>
            <w:szCs w:val="24"/>
          </w:rPr>
          <w:delText>) and individual modification classes (</w:delText>
        </w:r>
      </w:del>
      <m:oMath>
        <m:sSub>
          <m:sSubPr>
            <m:ctrlPr>
              <w:del w:id="568" w:author="Chao Deng" w:date="2026-05-07T11:27:00Z" w16du:dateUtc="2026-05-07T03:27:00Z">
                <w:rPr>
                  <w:rFonts w:ascii="Cambria Math" w:hAnsi="Cambria Math"/>
                  <w:szCs w:val="24"/>
                </w:rPr>
              </w:del>
            </m:ctrlPr>
          </m:sSubPr>
          <m:e>
            <m:r>
              <w:del w:id="569" w:author="Chao Deng" w:date="2026-05-07T11:27:00Z" w16du:dateUtc="2026-05-07T03:27:00Z">
                <w:rPr>
                  <w:rFonts w:ascii="Cambria Math" w:hAnsi="Cambria Math"/>
                  <w:szCs w:val="24"/>
                </w:rPr>
                <m:t>H</m:t>
              </w:del>
            </m:r>
          </m:e>
          <m:sub>
            <m:r>
              <w:del w:id="570" w:author="Chao Deng" w:date="2026-05-07T11:27:00Z" w16du:dateUtc="2026-05-07T03:27:00Z">
                <w:rPr>
                  <w:rFonts w:ascii="Cambria Math" w:hAnsi="Cambria Math"/>
                  <w:szCs w:val="24"/>
                </w:rPr>
                <m:t>cls</m:t>
              </w:del>
            </m:r>
          </m:sub>
        </m:sSub>
      </m:oMath>
      <w:del w:id="571" w:author="Chao Deng" w:date="2026-05-07T11:27:00Z" w16du:dateUtc="2026-05-07T03:27:00Z">
        <w:r w:rsidRPr="005D4A8A" w:rsidDel="003B1FB8">
          <w:rPr>
            <w:szCs w:val="24"/>
          </w:rPr>
          <w:delText>). In this way, HCA decouples feature learning from coarse-grained nucleotide-level information to fine-grained modification-level information. Moreover, the nucleotide-group prediction t</w:delText>
        </w:r>
        <w:r w:rsidRPr="00E0583F" w:rsidDel="003B1FB8">
          <w:rPr>
            <w:szCs w:val="24"/>
          </w:rPr>
          <w:delText>ask provides biologically meaningful supervision for the downstream modification prediction task, which is particularly beneficial for identifying sparse modification sites in long RNA sequences. By enabling parallel hierarchical learning rather than purely serial feature refinement, HCA also helps reduce feature collapse and improves the scalability of modification-specific representation learning.</w:delText>
        </w:r>
      </w:del>
    </w:p>
    <w:p w14:paraId="2E498BCF" w14:textId="306A7A92" w:rsidR="002E1906" w:rsidRDefault="002E1906" w:rsidP="002E1906">
      <w:pPr>
        <w:pStyle w:val="a0"/>
        <w:rPr>
          <w:ins w:id="572" w:author="Chao Deng" w:date="2026-05-07T11:42:00Z" w16du:dateUtc="2026-05-07T03:42:00Z"/>
          <w:szCs w:val="24"/>
        </w:rPr>
      </w:pPr>
      <w:commentRangeStart w:id="573"/>
      <w:commentRangeStart w:id="574"/>
      <w:del w:id="575" w:author="Chao Deng" w:date="2026-05-07T09:35:00Z" w16du:dateUtc="2026-05-07T01:35:00Z">
        <w:r w:rsidRPr="00E0583F" w:rsidDel="00D648AB">
          <w:rPr>
            <w:szCs w:val="24"/>
          </w:rPr>
          <w:delText>A</w:delText>
        </w:r>
      </w:del>
      <w:ins w:id="576" w:author="Chao Deng" w:date="2026-05-07T09:35:00Z" w16du:dateUtc="2026-05-07T01:35:00Z">
        <w:r w:rsidR="00D648AB">
          <w:rPr>
            <w:rFonts w:hint="eastAsia"/>
            <w:szCs w:val="24"/>
          </w:rPr>
          <w:t>m</w:t>
        </w:r>
        <w:r w:rsidR="00D648AB" w:rsidRPr="00D648AB">
          <w:rPr>
            <w:szCs w:val="24"/>
          </w:rPr>
          <w:t>ulti-Anchor Attention Poolin</w:t>
        </w:r>
      </w:ins>
      <w:del w:id="577" w:author="Chao Deng" w:date="2026-05-07T09:35:00Z" w16du:dateUtc="2026-05-07T01:35:00Z">
        <w:r w:rsidRPr="00E0583F" w:rsidDel="00D648AB">
          <w:rPr>
            <w:szCs w:val="24"/>
          </w:rPr>
          <w:delText>ttention pooling</w:delText>
        </w:r>
        <w:commentRangeEnd w:id="573"/>
        <w:r w:rsidR="001E3BAB" w:rsidDel="00D648AB">
          <w:rPr>
            <w:rStyle w:val="CommentReference"/>
            <w:rFonts w:ascii="Times New Roman" w:hAnsi="Times New Roman" w:cs="Times New Roman"/>
            <w:sz w:val="24"/>
            <w:szCs w:val="24"/>
          </w:rPr>
          <w:commentReference w:id="573"/>
        </w:r>
        <w:commentRangeEnd w:id="574"/>
        <w:r w:rsidDel="00D648AB">
          <w:rPr>
            <w:rStyle w:val="CommentReference"/>
            <w:rFonts w:ascii="Times New Roman" w:hAnsi="Times New Roman" w:cs="Times New Roman"/>
            <w:sz w:val="24"/>
            <w:szCs w:val="24"/>
          </w:rPr>
          <w:commentReference w:id="574"/>
        </w:r>
      </w:del>
      <w:ins w:id="578" w:author="Chao Deng" w:date="2026-05-07T09:35:00Z" w16du:dateUtc="2026-05-07T01:35:00Z">
        <w:r w:rsidR="00D648AB">
          <w:rPr>
            <w:szCs w:val="24"/>
          </w:rPr>
          <w:t>g</w:t>
        </w:r>
      </w:ins>
    </w:p>
    <w:p w14:paraId="24DCFFBC" w14:textId="2C2C72D7" w:rsidR="005842A0" w:rsidDel="00944B17" w:rsidRDefault="00E52E63" w:rsidP="002E1906">
      <w:pPr>
        <w:rPr>
          <w:del w:id="579" w:author="Chao Deng" w:date="2026-05-07T11:58:00Z" w16du:dateUtc="2026-05-07T03:58:00Z"/>
          <w:lang w:val="en-US"/>
        </w:rPr>
      </w:pPr>
      <w:ins w:id="580" w:author="Chao Deng" w:date="2026-05-07T11:44:00Z" w16du:dateUtc="2026-05-07T03:44:00Z">
        <w:r w:rsidRPr="00E52E63">
          <w:rPr>
            <w:lang w:val="en-US"/>
          </w:rPr>
          <w:t>To achieve end-to-end multi-label co-occurrence classification and nucleotide-resolution localization, mRModN introduces a Multi-Anchor Attention Pooling</w:t>
        </w:r>
      </w:ins>
      <w:ins w:id="581" w:author="Chao Deng" w:date="2026-05-07T11:45:00Z" w16du:dateUtc="2026-05-07T03:45:00Z">
        <w:r>
          <w:rPr>
            <w:lang w:val="en-US"/>
          </w:rPr>
          <w:t xml:space="preserve"> (</w:t>
        </w:r>
      </w:ins>
      <w:ins w:id="582" w:author="Chao Deng" w:date="2026-05-07T11:44:00Z" w16du:dateUtc="2026-05-07T03:44:00Z">
        <w:r w:rsidRPr="00E52E63">
          <w:rPr>
            <w:lang w:val="en-US"/>
          </w:rPr>
          <w:t>A</w:t>
        </w:r>
        <w:r w:rsidRPr="00E52E63">
          <w:rPr>
            <w:vertAlign w:val="superscript"/>
            <w:lang w:val="en-US"/>
            <w:rPrChange w:id="583" w:author="Chao Deng" w:date="2026-05-07T11:44:00Z" w16du:dateUtc="2026-05-07T03:44:00Z">
              <w:rPr>
                <w:lang w:val="en-US"/>
              </w:rPr>
            </w:rPrChange>
          </w:rPr>
          <w:t>2</w:t>
        </w:r>
        <w:r w:rsidRPr="00E52E63">
          <w:rPr>
            <w:lang w:val="en-US"/>
          </w:rPr>
          <w:t>P</w:t>
        </w:r>
      </w:ins>
      <w:ins w:id="584" w:author="Chao Deng" w:date="2026-05-07T11:45:00Z" w16du:dateUtc="2026-05-07T03:45:00Z">
        <w:r>
          <w:rPr>
            <w:lang w:val="en-US"/>
          </w:rPr>
          <w:t xml:space="preserve">) </w:t>
        </w:r>
      </w:ins>
      <w:ins w:id="585" w:author="Chao Deng" w:date="2026-05-07T11:44:00Z" w16du:dateUtc="2026-05-07T03:44:00Z">
        <w:r w:rsidRPr="00E52E63">
          <w:rPr>
            <w:lang w:val="en-US"/>
          </w:rPr>
          <w:t xml:space="preserve"> module instead of the global average pooling</w:t>
        </w:r>
      </w:ins>
      <w:ins w:id="586" w:author="Chao Deng" w:date="2026-05-07T11:45:00Z" w16du:dateUtc="2026-05-07T03:45:00Z">
        <w:r w:rsidR="00EA55E2" w:rsidRPr="005D4A8A">
          <w:rPr>
            <w:szCs w:val="24"/>
          </w:rPr>
          <w:fldChar w:fldCharType="begin"/>
        </w:r>
      </w:ins>
      <w:r w:rsidR="009E0B76">
        <w:rPr>
          <w:szCs w:val="24"/>
        </w:rPr>
        <w:instrText xml:space="preserve"> ADDIN EN.CITE &lt;EndNote&gt;&lt;Cite&gt;&lt;Author&gt;Bieder&lt;/Author&gt;&lt;Year&gt;2021&lt;/Year&gt;&lt;RecNum&gt;504&lt;/RecNum&gt;&lt;DisplayText&gt;[57]&lt;/DisplayText&gt;&lt;record&gt;&lt;rec-number&gt;504&lt;/rec-number&gt;&lt;foreign-keys&gt;&lt;key app="EN" db-id="ds9sp2avsr0pscezt9lpsfx825z50appaadd" timestamp="1776262745"&gt;504&lt;/key&gt;&lt;/foreign-keys&gt;&lt;ref-type name="Journal Article"&gt;17&lt;/ref-type&gt;&lt;contributors&gt;&lt;authors&gt;&lt;author&gt;Bieder, Florentin&lt;/author&gt;&lt;author&gt;Sandkühler, Robin&lt;/author&gt;&lt;author&gt;Cattin, Philippe C&lt;/author&gt;&lt;/authors&gt;&lt;/contributors&gt;&lt;titles&gt;&lt;title&gt;Comparison of methods generalizing max-and average-pooling&lt;/title&gt;&lt;secondary-title&gt;arXiv preprint arXiv:2103.01746&lt;/secondary-title&gt;&lt;/titles&gt;&lt;periodical&gt;&lt;full-title&gt;arXiv preprint arXiv:2103.01746&lt;/full-title&gt;&lt;/periodical&gt;&lt;dates&gt;&lt;year&gt;2021&lt;/year&gt;&lt;/dates&gt;&lt;urls&gt;&lt;/urls&gt;&lt;/record&gt;&lt;/Cite&gt;&lt;/EndNote&gt;</w:instrText>
      </w:r>
      <w:ins w:id="587" w:author="Chao Deng" w:date="2026-05-07T11:45:00Z" w16du:dateUtc="2026-05-07T03:45:00Z">
        <w:r w:rsidR="00EA55E2" w:rsidRPr="005D4A8A">
          <w:rPr>
            <w:szCs w:val="24"/>
          </w:rPr>
          <w:fldChar w:fldCharType="separate"/>
        </w:r>
      </w:ins>
      <w:r w:rsidR="009E0B76">
        <w:rPr>
          <w:noProof/>
          <w:szCs w:val="24"/>
        </w:rPr>
        <w:t>[57]</w:t>
      </w:r>
      <w:ins w:id="588" w:author="Chao Deng" w:date="2026-05-07T11:45:00Z" w16du:dateUtc="2026-05-07T03:45:00Z">
        <w:r w:rsidR="00EA55E2" w:rsidRPr="005D4A8A">
          <w:rPr>
            <w:szCs w:val="24"/>
          </w:rPr>
          <w:fldChar w:fldCharType="end"/>
        </w:r>
      </w:ins>
      <w:ins w:id="589" w:author="Chao Deng" w:date="2026-05-07T11:44:00Z" w16du:dateUtc="2026-05-07T03:44:00Z">
        <w:r w:rsidRPr="00E52E63">
          <w:rPr>
            <w:lang w:val="en-US"/>
          </w:rPr>
          <w:t xml:space="preserve"> strategy commonly used in conventional models. </w:t>
        </w:r>
      </w:ins>
      <w:ins w:id="590" w:author="Chao Deng" w:date="2026-05-07T15:24:00Z" w16du:dateUtc="2026-05-07T07:24:00Z">
        <w:r w:rsidR="00486C8A">
          <w:t xml:space="preserve">Unlike global pooling, which compresses the entire sequence into a single representation and may dilute position-specific modification signals, </w:t>
        </w:r>
      </w:ins>
      <w:ins w:id="591" w:author="Chao Deng" w:date="2026-05-07T15:25:00Z" w16du:dateUtc="2026-05-07T07:25:00Z">
        <w:r w:rsidR="007D07D8" w:rsidRPr="00E52E63">
          <w:rPr>
            <w:lang w:val="en-US"/>
          </w:rPr>
          <w:t>A</w:t>
        </w:r>
        <w:r w:rsidR="007D07D8" w:rsidRPr="00F3525B">
          <w:rPr>
            <w:vertAlign w:val="superscript"/>
            <w:lang w:val="en-US"/>
          </w:rPr>
          <w:t>2</w:t>
        </w:r>
        <w:r w:rsidR="007D07D8" w:rsidRPr="00E52E63">
          <w:rPr>
            <w:lang w:val="en-US"/>
          </w:rPr>
          <w:t>P</w:t>
        </w:r>
      </w:ins>
      <w:ins w:id="592" w:author="Chao Deng" w:date="2026-05-07T15:24:00Z" w16du:dateUtc="2026-05-07T07:24:00Z">
        <w:r w:rsidR="00486C8A">
          <w:t xml:space="preserve"> operates on the class-specific attention matrix </w:t>
        </w:r>
      </w:ins>
      <m:oMath>
        <m:sSub>
          <m:sSubPr>
            <m:ctrlPr>
              <w:ins w:id="593" w:author="Chao Deng" w:date="2026-05-07T15:24:00Z" w16du:dateUtc="2026-05-07T07:24:00Z">
                <w:rPr>
                  <w:rFonts w:ascii="Cambria Math" w:hAnsi="Cambria Math"/>
                </w:rPr>
              </w:ins>
            </m:ctrlPr>
          </m:sSubPr>
          <m:e>
            <m:r>
              <w:ins w:id="594" w:author="Chao Deng" w:date="2026-05-07T15:24:00Z" w16du:dateUtc="2026-05-07T07:24:00Z">
                <w:rPr>
                  <w:rFonts w:ascii="Cambria Math" w:hAnsi="Cambria Math"/>
                </w:rPr>
                <m:t>A</m:t>
              </w:ins>
            </m:r>
          </m:e>
          <m:sub>
            <m:r>
              <w:ins w:id="595" w:author="Chao Deng" w:date="2026-05-07T15:24:00Z" w16du:dateUtc="2026-05-07T07:24:00Z">
                <w:rPr>
                  <w:rFonts w:ascii="Cambria Math" w:hAnsi="Cambria Math"/>
                </w:rPr>
                <m:t>atten</m:t>
              </w:ins>
            </m:r>
          </m:sub>
        </m:sSub>
      </m:oMath>
      <w:ins w:id="596" w:author="Chao Deng" w:date="2026-05-07T15:25:00Z" w16du:dateUtc="2026-05-07T07:25:00Z">
        <w:r w:rsidR="007D07D8">
          <w:t xml:space="preserve"> </w:t>
        </w:r>
      </w:ins>
      <w:ins w:id="597" w:author="Chao Deng" w:date="2026-05-07T15:24:00Z" w16du:dateUtc="2026-05-07T07:24:00Z">
        <w:r w:rsidR="00486C8A">
          <w:t xml:space="preserve">produced by the MoHE module. In this way, </w:t>
        </w:r>
      </w:ins>
      <w:ins w:id="598" w:author="Chao Deng" w:date="2026-05-07T15:25:00Z" w16du:dateUtc="2026-05-07T07:25:00Z">
        <w:r w:rsidR="007D07D8" w:rsidRPr="00E52E63">
          <w:rPr>
            <w:lang w:val="en-US"/>
          </w:rPr>
          <w:t>A</w:t>
        </w:r>
        <w:r w:rsidR="007D07D8" w:rsidRPr="00F3525B">
          <w:rPr>
            <w:vertAlign w:val="superscript"/>
            <w:lang w:val="en-US"/>
          </w:rPr>
          <w:t>2</w:t>
        </w:r>
        <w:r w:rsidR="007D07D8" w:rsidRPr="00E52E63">
          <w:rPr>
            <w:lang w:val="en-US"/>
          </w:rPr>
          <w:t>P</w:t>
        </w:r>
      </w:ins>
      <w:ins w:id="599" w:author="Chao Deng" w:date="2026-05-07T15:24:00Z" w16du:dateUtc="2026-05-07T07:24:00Z">
        <w:r w:rsidR="00486C8A">
          <w:t xml:space="preserve"> transforms modification-specific attention responses into nucleotide-level localization distributions, thereby bridging </w:t>
        </w:r>
      </w:ins>
      <w:ins w:id="600" w:author="Chao Deng" w:date="2026-05-09T11:51:00Z" w16du:dateUtc="2026-05-09T03:51:00Z">
        <w:r w:rsidR="004C2104" w:rsidRPr="004C2104">
          <w:t>multi-label co-occurrence classification</w:t>
        </w:r>
      </w:ins>
      <w:ins w:id="601" w:author="Chao Deng" w:date="2026-05-07T15:24:00Z" w16du:dateUtc="2026-05-07T07:24:00Z">
        <w:r w:rsidR="00486C8A">
          <w:t xml:space="preserve"> and site-level localization within a unified attention-based framework.</w:t>
        </w:r>
      </w:ins>
      <w:ins w:id="602" w:author="Chao Deng" w:date="2026-05-07T15:26:00Z" w16du:dateUtc="2026-05-07T07:26:00Z">
        <w:r w:rsidR="00E0163C">
          <w:t xml:space="preserve"> </w:t>
        </w:r>
        <w:r w:rsidR="00E0163C" w:rsidRPr="00E0163C">
          <w:t xml:space="preserve">Given </w:t>
        </w:r>
        <w:r w:rsidR="00E0163C">
          <w:t xml:space="preserve">an </w:t>
        </w:r>
        <w:r w:rsidR="00E0163C" w:rsidRPr="00E0163C">
          <w:t>attention matrix</w:t>
        </w:r>
      </w:ins>
      <w:ins w:id="603" w:author="Chao Deng" w:date="2026-05-07T15:28:00Z" w16du:dateUtc="2026-05-07T07:28:00Z">
        <w:r w:rsidR="007665D7">
          <w:t xml:space="preserve"> </w:t>
        </w:r>
      </w:ins>
      <m:oMath>
        <m:sSub>
          <m:sSubPr>
            <m:ctrlPr>
              <w:ins w:id="604" w:author="Chao Deng" w:date="2026-05-07T15:28:00Z" w16du:dateUtc="2026-05-07T07:28:00Z">
                <w:rPr>
                  <w:rFonts w:ascii="Cambria Math" w:hAnsi="Cambria Math"/>
                </w:rPr>
              </w:ins>
            </m:ctrlPr>
          </m:sSubPr>
          <m:e>
            <m:r>
              <w:ins w:id="605" w:author="Chao Deng" w:date="2026-05-07T15:28:00Z" w16du:dateUtc="2026-05-07T07:28:00Z">
                <w:rPr>
                  <w:rFonts w:ascii="Cambria Math" w:hAnsi="Cambria Math"/>
                </w:rPr>
                <m:t>A</m:t>
              </w:ins>
            </m:r>
          </m:e>
          <m:sub>
            <m:r>
              <w:ins w:id="606" w:author="Chao Deng" w:date="2026-05-07T15:28:00Z" w16du:dateUtc="2026-05-07T07:28:00Z">
                <w:rPr>
                  <w:rFonts w:ascii="Cambria Math" w:hAnsi="Cambria Math"/>
                </w:rPr>
                <m:t>atten</m:t>
              </w:ins>
            </m:r>
          </m:sub>
        </m:sSub>
        <m:r>
          <w:ins w:id="607" w:author="Chao Deng" w:date="2026-05-07T15:28:00Z" w16du:dateUtc="2026-05-07T07:28:00Z">
            <w:rPr>
              <w:rFonts w:ascii="Cambria Math" w:hAnsi="Cambria Math"/>
            </w:rPr>
            <m:t>∈</m:t>
          </w:ins>
        </m:r>
        <m:sSup>
          <m:sSupPr>
            <m:ctrlPr>
              <w:ins w:id="608" w:author="Chao Deng" w:date="2026-05-07T15:28:00Z" w16du:dateUtc="2026-05-07T07:28:00Z">
                <w:rPr>
                  <w:rFonts w:ascii="Cambria Math" w:hAnsi="Cambria Math"/>
                  <w:i/>
                </w:rPr>
              </w:ins>
            </m:ctrlPr>
          </m:sSupPr>
          <m:e>
            <m:r>
              <w:ins w:id="609" w:author="Chao Deng" w:date="2026-05-07T15:28:00Z" w16du:dateUtc="2026-05-07T07:28:00Z">
                <m:rPr>
                  <m:scr m:val="double-struck"/>
                </m:rPr>
                <w:rPr>
                  <w:rFonts w:ascii="Cambria Math" w:hAnsi="Cambria Math"/>
                </w:rPr>
                <m:t>R</m:t>
              </w:ins>
            </m:r>
          </m:e>
          <m:sup>
            <m:r>
              <w:ins w:id="610" w:author="Chao Deng" w:date="2026-05-07T15:28:00Z" w16du:dateUtc="2026-05-07T07:28:00Z">
                <w:rPr>
                  <w:rFonts w:ascii="Cambria Math" w:hAnsi="Cambria Math"/>
                </w:rPr>
                <m:t>B×</m:t>
              </w:ins>
            </m:r>
            <m:sSub>
              <m:sSubPr>
                <m:ctrlPr>
                  <w:ins w:id="611" w:author="Chao Deng" w:date="2026-05-07T15:28:00Z" w16du:dateUtc="2026-05-07T07:28:00Z">
                    <w:rPr>
                      <w:rFonts w:ascii="Cambria Math" w:hAnsi="Cambria Math"/>
                      <w:i/>
                    </w:rPr>
                  </w:ins>
                </m:ctrlPr>
              </m:sSubPr>
              <m:e>
                <m:r>
                  <w:ins w:id="612" w:author="Chao Deng" w:date="2026-05-07T15:28:00Z" w16du:dateUtc="2026-05-07T07:28:00Z">
                    <w:rPr>
                      <w:rFonts w:ascii="Cambria Math" w:hAnsi="Cambria Math"/>
                    </w:rPr>
                    <m:t>N</m:t>
                  </w:ins>
                </m:r>
              </m:e>
              <m:sub>
                <m:r>
                  <w:ins w:id="613" w:author="Chao Deng" w:date="2026-05-07T15:28:00Z" w16du:dateUtc="2026-05-07T07:28:00Z">
                    <w:rPr>
                      <w:rFonts w:ascii="Cambria Math" w:hAnsi="Cambria Math"/>
                    </w:rPr>
                    <m:t>cls</m:t>
                  </w:ins>
                </m:r>
              </m:sub>
            </m:sSub>
            <m:r>
              <w:ins w:id="614" w:author="Chao Deng" w:date="2026-05-07T15:28:00Z" w16du:dateUtc="2026-05-07T07:28:00Z">
                <w:rPr>
                  <w:rFonts w:ascii="Cambria Math" w:hAnsi="Cambria Math"/>
                </w:rPr>
                <m:t>×L</m:t>
              </w:ins>
            </m:r>
          </m:sup>
        </m:sSup>
      </m:oMath>
      <w:ins w:id="615" w:author="Chao Deng" w:date="2026-05-07T15:26:00Z" w16du:dateUtc="2026-05-07T07:26:00Z">
        <w:r w:rsidR="00E0163C">
          <w:t xml:space="preserve"> from MoHE</w:t>
        </w:r>
      </w:ins>
      <w:ins w:id="616" w:author="Chao Deng" w:date="2026-05-07T15:28:00Z" w16du:dateUtc="2026-05-07T07:28:00Z">
        <w:r w:rsidR="007665D7">
          <w:t xml:space="preserve"> module, </w:t>
        </w:r>
        <w:r w:rsidR="007665D7" w:rsidRPr="00E52E63">
          <w:rPr>
            <w:lang w:val="en-US"/>
          </w:rPr>
          <w:t>A</w:t>
        </w:r>
        <w:r w:rsidR="007665D7" w:rsidRPr="00F3525B">
          <w:rPr>
            <w:vertAlign w:val="superscript"/>
            <w:lang w:val="en-US"/>
          </w:rPr>
          <w:t>2</w:t>
        </w:r>
        <w:r w:rsidR="007665D7" w:rsidRPr="00E52E63">
          <w:rPr>
            <w:lang w:val="en-US"/>
          </w:rPr>
          <w:t>P</w:t>
        </w:r>
        <w:r w:rsidR="00944B17">
          <w:rPr>
            <w:lang w:val="en-US"/>
          </w:rPr>
          <w:t xml:space="preserve"> </w:t>
        </w:r>
        <w:r w:rsidR="00944B17" w:rsidRPr="00944B17">
          <w:rPr>
            <w:lang w:val="en-US"/>
          </w:rPr>
          <w:t>first masks padding positions and re-normalizes the attention scores along the sequence dimension:</w:t>
        </w:r>
      </w:ins>
    </w:p>
    <w:p w14:paraId="02F14D89" w14:textId="77777777" w:rsidR="00944B17" w:rsidRPr="00E52E63" w:rsidRDefault="00944B17">
      <w:pPr>
        <w:rPr>
          <w:ins w:id="617" w:author="Chao Deng" w:date="2026-05-07T15:28:00Z" w16du:dateUtc="2026-05-07T07:28:00Z"/>
          <w:lang w:val="en-US"/>
          <w:rPrChange w:id="618" w:author="Chao Deng" w:date="2026-05-07T11:43:00Z" w16du:dateUtc="2026-05-07T03:43:00Z">
            <w:rPr>
              <w:ins w:id="619" w:author="Chao Deng" w:date="2026-05-07T15:28:00Z" w16du:dateUtc="2026-05-07T07:28:00Z"/>
            </w:rPr>
          </w:rPrChange>
        </w:rPr>
        <w:pPrChange w:id="620" w:author="Chao Deng" w:date="2026-05-07T11:42:00Z" w16du:dateUtc="2026-05-07T03:42:00Z">
          <w:pPr>
            <w:pStyle w:val="a0"/>
          </w:pPr>
        </w:pPrChange>
      </w:pPr>
    </w:p>
    <w:p w14:paraId="56854CA7" w14:textId="2516F608" w:rsidR="002E1906" w:rsidDel="007B07D2" w:rsidRDefault="00000000" w:rsidP="002E1906">
      <w:pPr>
        <w:rPr>
          <w:del w:id="621" w:author="Chao Deng" w:date="2026-05-07T11:58:00Z" w16du:dateUtc="2026-05-07T03:58:00Z"/>
          <w:szCs w:val="24"/>
        </w:rPr>
      </w:pPr>
      <m:oMath>
        <m:eqArr>
          <m:eqArrPr>
            <m:maxDist m:val="1"/>
            <m:ctrlPr>
              <w:ins w:id="622" w:author="Chao Deng" w:date="2026-05-07T15:29:00Z" w16du:dateUtc="2026-05-07T07:29:00Z">
                <w:rPr>
                  <w:rFonts w:ascii="Cambria Math" w:hAnsi="Cambria Math"/>
                  <w:szCs w:val="24"/>
                </w:rPr>
              </w:ins>
            </m:ctrlPr>
          </m:eqArrPr>
          <m:e>
            <m:sSub>
              <m:sSubPr>
                <m:ctrlPr>
                  <w:ins w:id="623" w:author="Chao Deng" w:date="2026-05-07T15:29:00Z" w16du:dateUtc="2026-05-07T07:29:00Z">
                    <w:rPr>
                      <w:rFonts w:ascii="Cambria Math" w:hAnsi="Cambria Math"/>
                      <w:szCs w:val="24"/>
                    </w:rPr>
                  </w:ins>
                </m:ctrlPr>
              </m:sSubPr>
              <m:e>
                <m:r>
                  <w:ins w:id="624" w:author="Chao Deng" w:date="2026-05-07T15:29:00Z" w16du:dateUtc="2026-05-07T07:29:00Z">
                    <w:rPr>
                      <w:rFonts w:ascii="Cambria Math" w:hAnsi="Cambria Math"/>
                      <w:szCs w:val="24"/>
                    </w:rPr>
                    <m:t>Y</m:t>
                  </w:ins>
                </m:r>
              </m:e>
              <m:sub>
                <m:r>
                  <w:ins w:id="625" w:author="Chao Deng" w:date="2026-05-07T15:29:00Z" w16du:dateUtc="2026-05-07T07:29:00Z">
                    <w:rPr>
                      <w:rFonts w:ascii="Cambria Math" w:hAnsi="Cambria Math"/>
                      <w:szCs w:val="24"/>
                    </w:rPr>
                    <m:t>loc</m:t>
                  </w:ins>
                </m:r>
              </m:sub>
            </m:sSub>
            <m:r>
              <w:ins w:id="626" w:author="Chao Deng" w:date="2026-05-07T15:29:00Z" w16du:dateUtc="2026-05-07T07:29:00Z">
                <m:rPr>
                  <m:sty m:val="p"/>
                </m:rPr>
                <w:rPr>
                  <w:rFonts w:ascii="Cambria Math" w:hAnsi="Cambria Math"/>
                  <w:szCs w:val="24"/>
                </w:rPr>
                <m:t>=</m:t>
              </w:ins>
            </m:r>
            <m:sSup>
              <m:sSupPr>
                <m:ctrlPr>
                  <w:ins w:id="627" w:author="Chao Deng" w:date="2026-05-07T15:29:00Z" w16du:dateUtc="2026-05-07T07:29:00Z">
                    <w:rPr>
                      <w:rFonts w:ascii="Cambria Math" w:hAnsi="Cambria Math"/>
                      <w:i/>
                      <w:szCs w:val="24"/>
                    </w:rPr>
                  </w:ins>
                </m:ctrlPr>
              </m:sSupPr>
              <m:e>
                <m:r>
                  <w:ins w:id="628" w:author="Chao Deng" w:date="2026-05-07T15:29:00Z" w16du:dateUtc="2026-05-07T07:29:00Z">
                    <w:rPr>
                      <w:rFonts w:ascii="Cambria Math" w:hAnsi="Cambria Math"/>
                      <w:szCs w:val="24"/>
                    </w:rPr>
                    <m:t>A</m:t>
                  </w:ins>
                </m:r>
              </m:e>
              <m:sup>
                <m:r>
                  <w:ins w:id="629" w:author="Chao Deng" w:date="2026-05-07T15:29:00Z" w16du:dateUtc="2026-05-07T07:29:00Z">
                    <w:rPr>
                      <w:rFonts w:ascii="Cambria Math" w:hAnsi="Cambria Math"/>
                      <w:szCs w:val="24"/>
                    </w:rPr>
                    <m:t>2</m:t>
                  </w:ins>
                </m:r>
              </m:sup>
            </m:sSup>
            <m:r>
              <w:ins w:id="630" w:author="Chao Deng" w:date="2026-05-07T15:29:00Z" w16du:dateUtc="2026-05-07T07:29:00Z">
                <w:rPr>
                  <w:rFonts w:ascii="Cambria Math" w:hAnsi="Cambria Math"/>
                  <w:szCs w:val="24"/>
                </w:rPr>
                <m:t>P</m:t>
              </w:ins>
            </m:r>
            <m:d>
              <m:dPr>
                <m:ctrlPr>
                  <w:ins w:id="631" w:author="Chao Deng" w:date="2026-05-07T15:29:00Z" w16du:dateUtc="2026-05-07T07:29:00Z">
                    <w:rPr>
                      <w:rFonts w:ascii="Cambria Math" w:hAnsi="Cambria Math"/>
                      <w:szCs w:val="24"/>
                    </w:rPr>
                  </w:ins>
                </m:ctrlPr>
              </m:dPr>
              <m:e>
                <m:sSub>
                  <m:sSubPr>
                    <m:ctrlPr>
                      <w:ins w:id="632" w:author="Chao Deng" w:date="2026-05-07T15:29:00Z" w16du:dateUtc="2026-05-07T07:29:00Z">
                        <w:rPr>
                          <w:rFonts w:ascii="Cambria Math" w:hAnsi="Cambria Math"/>
                          <w:szCs w:val="24"/>
                        </w:rPr>
                      </w:ins>
                    </m:ctrlPr>
                  </m:sSubPr>
                  <m:e>
                    <m:r>
                      <w:ins w:id="633" w:author="Chao Deng" w:date="2026-05-07T15:29:00Z" w16du:dateUtc="2026-05-07T07:29:00Z">
                        <w:rPr>
                          <w:rFonts w:ascii="Cambria Math" w:hAnsi="Cambria Math"/>
                          <w:szCs w:val="24"/>
                        </w:rPr>
                        <m:t>A</m:t>
                      </w:ins>
                    </m:r>
                  </m:e>
                  <m:sub>
                    <m:r>
                      <w:ins w:id="634" w:author="Chao Deng" w:date="2026-05-07T15:29:00Z" w16du:dateUtc="2026-05-07T07:29:00Z">
                        <w:rPr>
                          <w:rFonts w:ascii="Cambria Math" w:hAnsi="Cambria Math"/>
                          <w:szCs w:val="24"/>
                        </w:rPr>
                        <m:t>atten</m:t>
                      </w:ins>
                    </m:r>
                  </m:sub>
                </m:sSub>
                <m:r>
                  <w:ins w:id="635" w:author="Chao Deng" w:date="2026-05-07T15:29:00Z" w16du:dateUtc="2026-05-07T07:29:00Z">
                    <w:rPr>
                      <w:rFonts w:ascii="Cambria Math" w:hAnsi="Cambria Math"/>
                      <w:szCs w:val="24"/>
                    </w:rPr>
                    <m:t>,M</m:t>
                  </w:ins>
                </m:r>
              </m:e>
            </m:d>
            <m:r>
              <w:ins w:id="636" w:author="Chao Deng" w:date="2026-05-07T15:29:00Z" w16du:dateUtc="2026-05-07T07:29:00Z">
                <m:rPr>
                  <m:sty m:val="p"/>
                </m:rPr>
                <w:rPr>
                  <w:rFonts w:ascii="Cambria Math" w:hAnsi="Cambria Math"/>
                  <w:szCs w:val="24"/>
                </w:rPr>
                <m:t>#</m:t>
              </w:ins>
            </m:r>
            <m:d>
              <m:dPr>
                <m:ctrlPr>
                  <w:ins w:id="637" w:author="Chao Deng" w:date="2026-05-07T15:29:00Z" w16du:dateUtc="2026-05-07T07:29:00Z">
                    <w:rPr>
                      <w:rFonts w:ascii="Cambria Math" w:hAnsi="Cambria Math"/>
                      <w:szCs w:val="24"/>
                    </w:rPr>
                  </w:ins>
                </m:ctrlPr>
              </m:dPr>
              <m:e>
                <m:r>
                  <w:ins w:id="638" w:author="Chao Deng" w:date="2026-05-07T15:29:00Z" w16du:dateUtc="2026-05-07T07:29:00Z">
                    <m:rPr>
                      <m:sty m:val="p"/>
                    </m:rPr>
                    <w:rPr>
                      <w:rFonts w:ascii="Cambria Math" w:hAnsi="Cambria Math"/>
                      <w:szCs w:val="24"/>
                    </w:rPr>
                    <m:t>11</m:t>
                  </w:ins>
                </m:r>
              </m:e>
            </m:d>
          </m:e>
        </m:eqArr>
      </m:oMath>
      <w:del w:id="639" w:author="Chao Deng" w:date="2026-05-07T11:58:00Z" w16du:dateUtc="2026-05-07T03:58:00Z">
        <w:r w:rsidR="002E1906" w:rsidRPr="00E0583F" w:rsidDel="005F04C7">
          <w:rPr>
            <w:szCs w:val="24"/>
          </w:rPr>
          <w:delText xml:space="preserve">To achieve end-to-end </w:delText>
        </w:r>
        <w:r w:rsidR="00A524E6" w:rsidRPr="00A524E6" w:rsidDel="005F04C7">
          <w:rPr>
            <w:szCs w:val="24"/>
          </w:rPr>
          <w:delText xml:space="preserve">multi-label co-occurrence classification </w:delText>
        </w:r>
        <w:r w:rsidR="002E1906" w:rsidRPr="00E0583F" w:rsidDel="005F04C7">
          <w:rPr>
            <w:szCs w:val="24"/>
          </w:rPr>
          <w:delText xml:space="preserve">and nucleotide-level localization, </w:delText>
        </w:r>
        <w:r w:rsidR="002E1906" w:rsidRPr="00F6173C" w:rsidDel="005F04C7">
          <w:delText>mRModN</w:delText>
        </w:r>
        <w:r w:rsidR="002E1906" w:rsidRPr="00E0583F" w:rsidDel="005F04C7">
          <w:rPr>
            <w:szCs w:val="24"/>
          </w:rPr>
          <w:delText xml:space="preserve"> replaces the global average pooling</w:delText>
        </w:r>
      </w:del>
      <w:del w:id="640" w:author="Chao Deng" w:date="2026-05-07T11:45:00Z" w16du:dateUtc="2026-05-07T03:45:00Z">
        <w:r w:rsidR="002E1906" w:rsidRPr="005D4A8A" w:rsidDel="00EA55E2">
          <w:rPr>
            <w:szCs w:val="24"/>
          </w:rPr>
          <w:fldChar w:fldCharType="begin"/>
        </w:r>
        <w:r w:rsidR="003B1FB8" w:rsidDel="00EA55E2">
          <w:rPr>
            <w:szCs w:val="24"/>
          </w:rPr>
          <w:delInstrText xml:space="preserve"> ADDIN EN.CITE &lt;EndNote&gt;&lt;Cite&gt;&lt;Author&gt;Bieder&lt;/Author&gt;&lt;Year&gt;2021&lt;/Year&gt;&lt;RecNum&gt;504&lt;/RecNum&gt;&lt;DisplayText&gt;[56]&lt;/DisplayText&gt;&lt;record&gt;&lt;rec-number&gt;504&lt;/rec-number&gt;&lt;foreign-keys&gt;&lt;key app="EN" db-id="ds9sp2avsr0pscezt9lpsfx825z50appaadd" timestamp="1776262745"&gt;504&lt;/key&gt;&lt;/foreign-keys&gt;&lt;ref-type name="Journal Article"&gt;17&lt;/ref-type&gt;&lt;contributors&gt;&lt;authors&gt;&lt;author&gt;Bieder, Florentin&lt;/author&gt;&lt;author&gt;Sandkühler, Robin&lt;/author&gt;&lt;author&gt;Cattin, Philippe C&lt;/author&gt;&lt;/authors&gt;&lt;/contributors&gt;&lt;titles&gt;&lt;title&gt;Comparison of methods generalizing max-and average-pooling&lt;/title&gt;&lt;secondary-title&gt;arXiv preprint arXiv:2103.01746&lt;/secondary-title&gt;&lt;/titles&gt;&lt;periodical&gt;&lt;full-title&gt;arXiv preprint arXiv:2103.01746&lt;/full-title&gt;&lt;/periodical&gt;&lt;dates&gt;&lt;year&gt;2021&lt;/year&gt;&lt;/dates&gt;&lt;urls&gt;&lt;/urls&gt;&lt;/record&gt;&lt;/Cite&gt;&lt;/EndNote&gt;</w:delInstrText>
        </w:r>
        <w:r w:rsidR="002E1906" w:rsidRPr="005D4A8A" w:rsidDel="00EA55E2">
          <w:rPr>
            <w:szCs w:val="24"/>
          </w:rPr>
          <w:fldChar w:fldCharType="separate"/>
        </w:r>
        <w:r w:rsidR="003B1FB8" w:rsidDel="00EA55E2">
          <w:rPr>
            <w:noProof/>
            <w:szCs w:val="24"/>
          </w:rPr>
          <w:delText>[56]</w:delText>
        </w:r>
        <w:r w:rsidR="002E1906" w:rsidRPr="005D4A8A" w:rsidDel="00EA55E2">
          <w:rPr>
            <w:szCs w:val="24"/>
          </w:rPr>
          <w:fldChar w:fldCharType="end"/>
        </w:r>
      </w:del>
      <w:del w:id="641" w:author="Chao Deng" w:date="2026-05-07T11:58:00Z" w16du:dateUtc="2026-05-07T03:58:00Z">
        <w:r w:rsidR="002E1906" w:rsidRPr="005D4A8A" w:rsidDel="005F04C7">
          <w:rPr>
            <w:szCs w:val="24"/>
          </w:rPr>
          <w:delText xml:space="preserve"> commonly used in traditional models with an Attention Pooling strategy. This approach unifies the classification and localization tasks by directly leveraging the attention weight matrix generated by </w:delText>
        </w:r>
        <w:r w:rsidR="002E1906" w:rsidRPr="00E0583F" w:rsidDel="005F04C7">
          <w:rPr>
            <w:szCs w:val="24"/>
          </w:rPr>
          <w:delText>the HCA module.</w:delText>
        </w:r>
      </w:del>
    </w:p>
    <w:p w14:paraId="1E7C77AC" w14:textId="77777777" w:rsidR="007B07D2" w:rsidRPr="00E0583F" w:rsidRDefault="007B07D2" w:rsidP="002E1906">
      <w:pPr>
        <w:rPr>
          <w:ins w:id="642" w:author="Chao Deng" w:date="2026-05-07T15:29:00Z" w16du:dateUtc="2026-05-07T07:29:00Z"/>
          <w:szCs w:val="24"/>
        </w:rPr>
      </w:pPr>
    </w:p>
    <w:p w14:paraId="52DA954F" w14:textId="7073A13B" w:rsidR="002E1906" w:rsidRDefault="007B07D2" w:rsidP="002E1906">
      <w:pPr>
        <w:rPr>
          <w:ins w:id="643" w:author="Chao Deng" w:date="2026-05-07T15:30:00Z" w16du:dateUtc="2026-05-07T07:30:00Z"/>
        </w:rPr>
      </w:pPr>
      <w:ins w:id="644" w:author="Chao Deng" w:date="2026-05-07T15:29:00Z" w16du:dateUtc="2026-05-07T07:29:00Z">
        <w:r>
          <w:t xml:space="preserve">where </w:t>
        </w:r>
      </w:ins>
      <m:oMath>
        <m:r>
          <w:ins w:id="645" w:author="Chao Deng" w:date="2026-05-07T15:29:00Z" w16du:dateUtc="2026-05-07T07:29:00Z">
            <w:rPr>
              <w:rFonts w:ascii="Cambria Math" w:hAnsi="Cambria Math"/>
            </w:rPr>
            <m:t>M</m:t>
          </w:ins>
        </m:r>
      </m:oMath>
      <w:ins w:id="646" w:author="Chao Deng" w:date="2026-05-07T15:29:00Z" w16du:dateUtc="2026-05-07T07:29:00Z">
        <w:r>
          <w:t xml:space="preserve"> denotes the padding mask</w:t>
        </w:r>
      </w:ins>
      <w:ins w:id="647" w:author="Chao Deng" w:date="2026-05-07T15:30:00Z" w16du:dateUtc="2026-05-07T07:30:00Z">
        <w:r>
          <w:t xml:space="preserve">. The resulting </w:t>
        </w:r>
      </w:ins>
      <m:oMath>
        <m:sSub>
          <m:sSubPr>
            <m:ctrlPr>
              <w:ins w:id="648" w:author="Chao Deng" w:date="2026-05-07T15:30:00Z" w16du:dateUtc="2026-05-07T07:30:00Z">
                <w:rPr>
                  <w:rFonts w:ascii="Cambria Math" w:hAnsi="Cambria Math"/>
                </w:rPr>
              </w:ins>
            </m:ctrlPr>
          </m:sSubPr>
          <m:e>
            <m:r>
              <w:ins w:id="649" w:author="Chao Deng" w:date="2026-05-07T15:30:00Z" w16du:dateUtc="2026-05-07T07:30:00Z">
                <w:rPr>
                  <w:rFonts w:ascii="Cambria Math" w:hAnsi="Cambria Math"/>
                </w:rPr>
                <m:t>Y</m:t>
              </w:ins>
            </m:r>
          </m:e>
          <m:sub>
            <m:r>
              <w:ins w:id="650" w:author="Chao Deng" w:date="2026-05-07T15:30:00Z" w16du:dateUtc="2026-05-07T07:30:00Z">
                <w:rPr>
                  <w:rFonts w:ascii="Cambria Math" w:hAnsi="Cambria Math"/>
                </w:rPr>
                <m:t>loc</m:t>
              </w:ins>
            </m:r>
          </m:sub>
        </m:sSub>
      </m:oMath>
      <w:ins w:id="651" w:author="Chao Deng" w:date="2026-05-07T15:30:00Z" w16du:dateUtc="2026-05-07T07:30:00Z">
        <w:r>
          <w:t xml:space="preserve"> is treated as the nucleotide-level localization distribution for each modification class.</w:t>
        </w:r>
        <w:r w:rsidR="006F0CB7">
          <w:t xml:space="preserve"> To explicitly guide localization, A</w:t>
        </w:r>
        <w:r w:rsidR="006F0CB7" w:rsidRPr="006F0CB7">
          <w:rPr>
            <w:vertAlign w:val="superscript"/>
            <w:rPrChange w:id="652" w:author="Chao Deng" w:date="2026-05-07T15:30:00Z" w16du:dateUtc="2026-05-07T07:30:00Z">
              <w:rPr/>
            </w:rPrChange>
          </w:rPr>
          <w:t>2</w:t>
        </w:r>
        <w:r w:rsidR="006F0CB7">
          <w:t xml:space="preserve">P aligns </w:t>
        </w:r>
      </w:ins>
      <m:oMath>
        <m:sSub>
          <m:sSubPr>
            <m:ctrlPr>
              <w:ins w:id="653" w:author="Chao Deng" w:date="2026-05-07T15:30:00Z" w16du:dateUtc="2026-05-07T07:30:00Z">
                <w:rPr>
                  <w:rFonts w:ascii="Cambria Math" w:hAnsi="Cambria Math"/>
                </w:rPr>
              </w:ins>
            </m:ctrlPr>
          </m:sSubPr>
          <m:e>
            <m:r>
              <w:ins w:id="654" w:author="Chao Deng" w:date="2026-05-07T15:30:00Z" w16du:dateUtc="2026-05-07T07:30:00Z">
                <w:rPr>
                  <w:rFonts w:ascii="Cambria Math" w:hAnsi="Cambria Math"/>
                </w:rPr>
                <m:t>Y</m:t>
              </w:ins>
            </m:r>
          </m:e>
          <m:sub>
            <m:r>
              <w:ins w:id="655" w:author="Chao Deng" w:date="2026-05-07T15:30:00Z" w16du:dateUtc="2026-05-07T07:30:00Z">
                <w:rPr>
                  <w:rFonts w:ascii="Cambria Math" w:hAnsi="Cambria Math"/>
                </w:rPr>
                <m:t>loc</m:t>
              </w:ins>
            </m:r>
          </m:sub>
        </m:sSub>
      </m:oMath>
      <w:ins w:id="656" w:author="Chao Deng" w:date="2026-05-07T15:30:00Z" w16du:dateUtc="2026-05-07T07:30:00Z">
        <w:r w:rsidR="006F0CB7">
          <w:t xml:space="preserve"> with the normalized multi-anchor ground-truth site distribution </w:t>
        </w:r>
      </w:ins>
      <m:oMath>
        <m:sSub>
          <m:sSubPr>
            <m:ctrlPr>
              <w:ins w:id="657" w:author="Chao Deng" w:date="2026-05-07T15:30:00Z" w16du:dateUtc="2026-05-07T07:30:00Z">
                <w:rPr>
                  <w:rFonts w:ascii="Cambria Math" w:hAnsi="Cambria Math"/>
                </w:rPr>
              </w:ins>
            </m:ctrlPr>
          </m:sSubPr>
          <m:e>
            <m:r>
              <w:ins w:id="658" w:author="Chao Deng" w:date="2026-05-07T15:30:00Z" w16du:dateUtc="2026-05-07T07:30:00Z">
                <w:rPr>
                  <w:rFonts w:ascii="Cambria Math" w:hAnsi="Cambria Math"/>
                </w:rPr>
                <m:t>Y</m:t>
              </w:ins>
            </m:r>
          </m:e>
          <m:sub>
            <m:r>
              <w:ins w:id="659" w:author="Chao Deng" w:date="2026-05-07T15:30:00Z" w16du:dateUtc="2026-05-07T07:30:00Z">
                <w:rPr>
                  <w:rFonts w:ascii="Cambria Math" w:hAnsi="Cambria Math"/>
                </w:rPr>
                <m:t>site</m:t>
              </w:ins>
            </m:r>
          </m:sub>
        </m:sSub>
      </m:oMath>
      <w:ins w:id="660" w:author="Chao Deng" w:date="2026-05-07T15:30:00Z" w16du:dateUtc="2026-05-07T07:30:00Z">
        <w:r w:rsidR="006F0CB7">
          <w:t xml:space="preserve"> using KL divergence:</w:t>
        </w:r>
      </w:ins>
      <w:del w:id="661" w:author="Chao Deng" w:date="2026-05-07T11:58:00Z" w16du:dateUtc="2026-05-07T03:58:00Z">
        <w:r w:rsidR="002E1906" w:rsidRPr="005F2A62" w:rsidDel="005F04C7">
          <w:rPr>
            <w:szCs w:val="24"/>
          </w:rPr>
          <w:delText xml:space="preserve">Specifically, the cross-attention mechanism produces a normalized attention weight matrix </w:delText>
        </w:r>
      </w:del>
      <m:oMath>
        <m:sSub>
          <m:sSubPr>
            <m:ctrlPr>
              <w:del w:id="662" w:author="Chao Deng" w:date="2026-05-07T11:58:00Z" w16du:dateUtc="2026-05-07T03:58:00Z">
                <w:rPr>
                  <w:rFonts w:ascii="Cambria Math" w:hAnsi="Cambria Math"/>
                  <w:i/>
                  <w:szCs w:val="24"/>
                </w:rPr>
              </w:del>
            </m:ctrlPr>
          </m:sSubPr>
          <m:e>
            <m:r>
              <w:del w:id="663" w:author="Chao Deng" w:date="2026-05-07T11:58:00Z" w16du:dateUtc="2026-05-07T03:58:00Z">
                <w:rPr>
                  <w:rFonts w:ascii="Cambria Math" w:hAnsi="Cambria Math"/>
                  <w:szCs w:val="24"/>
                </w:rPr>
                <m:t>A</m:t>
              </w:del>
            </m:r>
          </m:e>
          <m:sub>
            <m:r>
              <w:del w:id="664" w:author="Chao Deng" w:date="2026-05-07T11:58:00Z" w16du:dateUtc="2026-05-07T03:58:00Z">
                <w:rPr>
                  <w:rFonts w:ascii="Cambria Math" w:hAnsi="Cambria Math"/>
                  <w:szCs w:val="24"/>
                </w:rPr>
                <m:t>atten</m:t>
              </w:del>
            </m:r>
          </m:sub>
        </m:sSub>
        <m:r>
          <w:del w:id="665" w:author="Chao Deng" w:date="2026-05-07T11:58:00Z" w16du:dateUtc="2026-05-07T03:58:00Z">
            <w:rPr>
              <w:rFonts w:ascii="Cambria Math" w:hAnsi="Cambria Math"/>
              <w:szCs w:val="24"/>
            </w:rPr>
            <m:t>∈</m:t>
          </w:del>
        </m:r>
        <m:sSup>
          <m:sSupPr>
            <m:ctrlPr>
              <w:del w:id="666" w:author="Chao Deng" w:date="2026-05-07T11:58:00Z" w16du:dateUtc="2026-05-07T03:58:00Z">
                <w:rPr>
                  <w:rFonts w:ascii="Cambria Math" w:hAnsi="Cambria Math"/>
                  <w:i/>
                  <w:szCs w:val="24"/>
                </w:rPr>
              </w:del>
            </m:ctrlPr>
          </m:sSupPr>
          <m:e>
            <m:r>
              <w:del w:id="667" w:author="Chao Deng" w:date="2026-05-07T11:58:00Z" w16du:dateUtc="2026-05-07T03:58:00Z">
                <m:rPr>
                  <m:scr m:val="script"/>
                </m:rPr>
                <w:rPr>
                  <w:rFonts w:ascii="Cambria Math" w:hAnsi="Cambria Math"/>
                  <w:szCs w:val="24"/>
                </w:rPr>
                <m:t>R</m:t>
              </w:del>
            </m:r>
          </m:e>
          <m:sup>
            <m:r>
              <w:del w:id="668" w:author="Chao Deng" w:date="2026-05-07T11:58:00Z" w16du:dateUtc="2026-05-07T03:58:00Z">
                <w:rPr>
                  <w:rFonts w:ascii="Cambria Math" w:hAnsi="Cambria Math"/>
                  <w:szCs w:val="24"/>
                </w:rPr>
                <m:t>B×</m:t>
              </w:del>
            </m:r>
            <m:sSub>
              <m:sSubPr>
                <m:ctrlPr>
                  <w:del w:id="669" w:author="Chao Deng" w:date="2026-05-07T11:58:00Z" w16du:dateUtc="2026-05-07T03:58:00Z">
                    <w:rPr>
                      <w:rFonts w:ascii="Cambria Math" w:hAnsi="Cambria Math"/>
                      <w:i/>
                      <w:szCs w:val="24"/>
                    </w:rPr>
                  </w:del>
                </m:ctrlPr>
              </m:sSubPr>
              <m:e>
                <m:r>
                  <w:del w:id="670" w:author="Chao Deng" w:date="2026-05-07T11:58:00Z" w16du:dateUtc="2026-05-07T03:58:00Z">
                    <w:rPr>
                      <w:rFonts w:ascii="Cambria Math" w:hAnsi="Cambria Math"/>
                      <w:szCs w:val="24"/>
                    </w:rPr>
                    <m:t>N</m:t>
                  </w:del>
                </m:r>
              </m:e>
              <m:sub>
                <m:r>
                  <w:del w:id="671" w:author="Chao Deng" w:date="2026-05-07T11:58:00Z" w16du:dateUtc="2026-05-07T03:58:00Z">
                    <w:rPr>
                      <w:rFonts w:ascii="Cambria Math" w:hAnsi="Cambria Math"/>
                      <w:szCs w:val="24"/>
                    </w:rPr>
                    <m:t>cls</m:t>
                  </w:del>
                </m:r>
              </m:sub>
            </m:sSub>
            <m:r>
              <w:del w:id="672" w:author="Chao Deng" w:date="2026-05-07T11:58:00Z" w16du:dateUtc="2026-05-07T03:58:00Z">
                <w:rPr>
                  <w:rFonts w:ascii="Cambria Math" w:hAnsi="Cambria Math"/>
                  <w:szCs w:val="24"/>
                </w:rPr>
                <m:t>×L</m:t>
              </w:del>
            </m:r>
          </m:sup>
        </m:sSup>
      </m:oMath>
      <w:del w:id="673" w:author="Chao Deng" w:date="2026-05-07T11:58:00Z" w16du:dateUtc="2026-05-07T03:58:00Z">
        <w:r w:rsidR="002E1906" w:rsidRPr="005D4A8A" w:rsidDel="005F04C7">
          <w:rPr>
            <w:szCs w:val="24"/>
          </w:rPr>
          <w:delText xml:space="preserve"> via the </w:delText>
        </w:r>
      </w:del>
      <m:oMath>
        <m:r>
          <w:del w:id="674" w:author="Chao Deng" w:date="2026-05-07T11:58:00Z" w16du:dateUtc="2026-05-07T03:58:00Z">
            <w:rPr>
              <w:rFonts w:ascii="Cambria Math" w:hAnsi="Cambria Math"/>
              <w:szCs w:val="24"/>
            </w:rPr>
            <m:t>Softmax</m:t>
          </w:del>
        </m:r>
      </m:oMath>
      <w:del w:id="675" w:author="Chao Deng" w:date="2026-05-07T11:58:00Z" w16du:dateUtc="2026-05-07T03:58:00Z">
        <w:r w:rsidR="002E1906" w:rsidRPr="005D4A8A" w:rsidDel="005F04C7">
          <w:rPr>
            <w:szCs w:val="24"/>
          </w:rPr>
          <w:delText xml:space="preserve">, where </w:delText>
        </w:r>
      </w:del>
      <m:oMath>
        <m:r>
          <w:del w:id="676" w:author="Chao Deng" w:date="2026-05-07T11:58:00Z" w16du:dateUtc="2026-05-07T03:58:00Z">
            <w:rPr>
              <w:rFonts w:ascii="Cambria Math" w:hAnsi="Cambria Math"/>
              <w:szCs w:val="24"/>
            </w:rPr>
            <m:t>B</m:t>
          </w:del>
        </m:r>
      </m:oMath>
      <w:del w:id="677" w:author="Chao Deng" w:date="2026-05-07T11:58:00Z" w16du:dateUtc="2026-05-07T03:58:00Z">
        <w:r w:rsidR="002E1906" w:rsidRPr="00E0583F" w:rsidDel="005F04C7">
          <w:rPr>
            <w:szCs w:val="24"/>
          </w:rPr>
          <w:delText xml:space="preserve"> is the batch size, </w:delText>
        </w:r>
      </w:del>
      <m:oMath>
        <m:sSub>
          <m:sSubPr>
            <m:ctrlPr>
              <w:del w:id="678" w:author="Chao Deng" w:date="2026-05-07T11:58:00Z" w16du:dateUtc="2026-05-07T03:58:00Z">
                <w:rPr>
                  <w:rFonts w:ascii="Cambria Math" w:hAnsi="Cambria Math"/>
                  <w:i/>
                  <w:szCs w:val="24"/>
                </w:rPr>
              </w:del>
            </m:ctrlPr>
          </m:sSubPr>
          <m:e>
            <m:r>
              <w:del w:id="679" w:author="Chao Deng" w:date="2026-05-07T11:58:00Z" w16du:dateUtc="2026-05-07T03:58:00Z">
                <w:rPr>
                  <w:rFonts w:ascii="Cambria Math" w:hAnsi="Cambria Math"/>
                  <w:szCs w:val="24"/>
                </w:rPr>
                <m:t>N</m:t>
              </w:del>
            </m:r>
          </m:e>
          <m:sub>
            <m:r>
              <w:del w:id="680" w:author="Chao Deng" w:date="2026-05-07T11:58:00Z" w16du:dateUtc="2026-05-07T03:58:00Z">
                <w:rPr>
                  <w:rFonts w:ascii="Cambria Math" w:hAnsi="Cambria Math"/>
                  <w:szCs w:val="24"/>
                </w:rPr>
                <m:t>cls</m:t>
              </w:del>
            </m:r>
          </m:sub>
        </m:sSub>
      </m:oMath>
      <w:del w:id="681" w:author="Chao Deng" w:date="2026-05-07T11:58:00Z" w16du:dateUtc="2026-05-07T03:58:00Z">
        <w:r w:rsidR="002E1906" w:rsidRPr="005D4A8A" w:rsidDel="005F04C7">
          <w:rPr>
            <w:szCs w:val="24"/>
          </w:rPr>
          <w:delText xml:space="preserve"> is the number of modification classes (set to 12), and </w:delText>
        </w:r>
      </w:del>
      <m:oMath>
        <m:r>
          <w:del w:id="682" w:author="Chao Deng" w:date="2026-05-07T11:58:00Z" w16du:dateUtc="2026-05-07T03:58:00Z">
            <w:rPr>
              <w:rFonts w:ascii="Cambria Math" w:hAnsi="Cambria Math"/>
              <w:szCs w:val="24"/>
            </w:rPr>
            <m:t>L</m:t>
          </w:del>
        </m:r>
      </m:oMath>
      <w:del w:id="683" w:author="Chao Deng" w:date="2026-05-07T11:58:00Z" w16du:dateUtc="2026-05-07T03:58:00Z">
        <w:r w:rsidR="002E1906" w:rsidRPr="005D4A8A" w:rsidDel="005F04C7">
          <w:rPr>
            <w:szCs w:val="24"/>
          </w:rPr>
          <w:delText xml:space="preserve"> is the sequence length. Each element </w:delText>
        </w:r>
      </w:del>
      <m:oMath>
        <m:sSub>
          <m:sSubPr>
            <m:ctrlPr>
              <w:del w:id="684" w:author="Chao Deng" w:date="2026-05-07T11:58:00Z" w16du:dateUtc="2026-05-07T03:58:00Z">
                <w:rPr>
                  <w:rFonts w:ascii="Cambria Math" w:hAnsi="Cambria Math"/>
                  <w:i/>
                  <w:szCs w:val="24"/>
                </w:rPr>
              </w:del>
            </m:ctrlPr>
          </m:sSubPr>
          <m:e>
            <m:r>
              <w:del w:id="685" w:author="Chao Deng" w:date="2026-05-07T11:58:00Z" w16du:dateUtc="2026-05-07T03:58:00Z">
                <w:rPr>
                  <w:rFonts w:ascii="Cambria Math" w:hAnsi="Cambria Math"/>
                  <w:szCs w:val="24"/>
                </w:rPr>
                <m:t>a</m:t>
              </w:del>
            </m:r>
          </m:e>
          <m:sub>
            <m:r>
              <w:del w:id="686" w:author="Chao Deng" w:date="2026-05-07T11:58:00Z" w16du:dateUtc="2026-05-07T03:58:00Z">
                <w:rPr>
                  <w:rFonts w:ascii="Cambria Math" w:hAnsi="Cambria Math"/>
                  <w:szCs w:val="24"/>
                </w:rPr>
                <m:t>i</m:t>
              </w:del>
            </m:r>
          </m:sub>
        </m:sSub>
      </m:oMath>
      <w:del w:id="687" w:author="Chao Deng" w:date="2026-05-07T11:58:00Z" w16du:dateUtc="2026-05-07T03:58:00Z">
        <w:r w:rsidR="002E1906" w:rsidRPr="005D4A8A" w:rsidDel="005F04C7">
          <w:rPr>
            <w:szCs w:val="24"/>
          </w:rPr>
          <w:delText xml:space="preserve"> within </w:delText>
        </w:r>
      </w:del>
      <m:oMath>
        <m:sSub>
          <m:sSubPr>
            <m:ctrlPr>
              <w:del w:id="688" w:author="Chao Deng" w:date="2026-05-07T11:58:00Z" w16du:dateUtc="2026-05-07T03:58:00Z">
                <w:rPr>
                  <w:rFonts w:ascii="Cambria Math" w:hAnsi="Cambria Math"/>
                  <w:i/>
                  <w:szCs w:val="24"/>
                </w:rPr>
              </w:del>
            </m:ctrlPr>
          </m:sSubPr>
          <m:e>
            <m:r>
              <w:del w:id="689" w:author="Chao Deng" w:date="2026-05-07T11:58:00Z" w16du:dateUtc="2026-05-07T03:58:00Z">
                <w:rPr>
                  <w:rFonts w:ascii="Cambria Math" w:hAnsi="Cambria Math"/>
                  <w:szCs w:val="24"/>
                </w:rPr>
                <m:t>A</m:t>
              </w:del>
            </m:r>
          </m:e>
          <m:sub>
            <m:r>
              <w:del w:id="690" w:author="Chao Deng" w:date="2026-05-07T11:58:00Z" w16du:dateUtc="2026-05-07T03:58:00Z">
                <w:rPr>
                  <w:rFonts w:ascii="Cambria Math" w:hAnsi="Cambria Math"/>
                  <w:szCs w:val="24"/>
                </w:rPr>
                <m:t>atten</m:t>
              </w:del>
            </m:r>
          </m:sub>
        </m:sSub>
      </m:oMath>
      <w:del w:id="691" w:author="Chao Deng" w:date="2026-05-07T11:58:00Z" w16du:dateUtc="2026-05-07T03:58:00Z">
        <w:r w:rsidR="002E1906" w:rsidRPr="005D4A8A" w:rsidDel="005F04C7">
          <w:rPr>
            <w:szCs w:val="24"/>
          </w:rPr>
          <w:delText xml:space="preserve"> represents the model's confidence regarding the presence of a modification at the </w:delText>
        </w:r>
      </w:del>
      <m:oMath>
        <m:r>
          <w:del w:id="692" w:author="Chao Deng" w:date="2026-05-07T11:58:00Z" w16du:dateUtc="2026-05-07T03:58:00Z">
            <w:rPr>
              <w:rFonts w:ascii="Cambria Math" w:hAnsi="Cambria Math"/>
              <w:szCs w:val="24"/>
            </w:rPr>
            <m:t>i</m:t>
          </w:del>
        </m:r>
      </m:oMath>
      <w:del w:id="693" w:author="Chao Deng" w:date="2026-05-07T11:58:00Z" w16du:dateUtc="2026-05-07T03:58:00Z">
        <w:r w:rsidR="002E1906" w:rsidRPr="005D4A8A" w:rsidDel="005F04C7">
          <w:rPr>
            <w:szCs w:val="24"/>
          </w:rPr>
          <w:delText xml:space="preserve">-th nucleotide. Consequently, we explicitly define </w:delText>
        </w:r>
        <w:r w:rsidR="002E1906" w:rsidRPr="00E0583F" w:rsidDel="005F04C7">
          <w:rPr>
            <w:szCs w:val="24"/>
          </w:rPr>
          <w:delText>the localization prediction as:</w:delText>
        </w:r>
      </w:del>
    </w:p>
    <w:p w14:paraId="0BCE027B" w14:textId="02D9694C" w:rsidR="009F6B04" w:rsidRPr="00AD619F" w:rsidRDefault="00000000" w:rsidP="002E1906">
      <w:pPr>
        <w:rPr>
          <w:ins w:id="694" w:author="Chao Deng" w:date="2026-05-07T15:32:00Z" w16du:dateUtc="2026-05-07T07:32:00Z"/>
          <w:szCs w:val="24"/>
        </w:rPr>
      </w:pPr>
      <m:oMathPara>
        <m:oMath>
          <m:eqArr>
            <m:eqArrPr>
              <m:maxDist m:val="1"/>
              <m:ctrlPr>
                <w:ins w:id="695" w:author="Chao Deng" w:date="2026-05-07T15:30:00Z" w16du:dateUtc="2026-05-07T07:30:00Z">
                  <w:rPr>
                    <w:rFonts w:ascii="Cambria Math" w:hAnsi="Cambria Math"/>
                    <w:szCs w:val="24"/>
                  </w:rPr>
                </w:ins>
              </m:ctrlPr>
            </m:eqArrPr>
            <m:e>
              <m:sSub>
                <m:sSubPr>
                  <m:ctrlPr>
                    <w:ins w:id="696" w:author="Chao Deng" w:date="2026-05-07T15:31:00Z" w16du:dateUtc="2026-05-07T07:31:00Z">
                      <w:rPr>
                        <w:rFonts w:ascii="Cambria Math" w:hAnsi="Cambria Math"/>
                        <w:szCs w:val="24"/>
                      </w:rPr>
                    </w:ins>
                  </m:ctrlPr>
                </m:sSubPr>
                <m:e>
                  <m:r>
                    <w:ins w:id="697" w:author="Chao Deng" w:date="2026-05-07T15:31:00Z" w16du:dateUtc="2026-05-07T07:31:00Z">
                      <w:rPr>
                        <w:rFonts w:ascii="Cambria Math" w:hAnsi="Cambria Math"/>
                        <w:szCs w:val="24"/>
                      </w:rPr>
                      <m:t>L</m:t>
                    </w:ins>
                  </m:r>
                </m:e>
                <m:sub>
                  <m:r>
                    <w:ins w:id="698" w:author="Chao Deng" w:date="2026-05-07T15:31:00Z" w16du:dateUtc="2026-05-07T07:31:00Z">
                      <w:rPr>
                        <w:rFonts w:ascii="Cambria Math" w:hAnsi="Cambria Math"/>
                        <w:szCs w:val="24"/>
                      </w:rPr>
                      <m:t>loc</m:t>
                    </w:ins>
                  </m:r>
                </m:sub>
              </m:sSub>
              <m:r>
                <w:ins w:id="699" w:author="Chao Deng" w:date="2026-05-07T15:30:00Z" w16du:dateUtc="2026-05-07T07:30:00Z">
                  <m:rPr>
                    <m:sty m:val="p"/>
                  </m:rPr>
                  <w:rPr>
                    <w:rFonts w:ascii="Cambria Math" w:hAnsi="Cambria Math"/>
                    <w:szCs w:val="24"/>
                  </w:rPr>
                  <m:t>=</m:t>
                </w:ins>
              </m:r>
              <m:f>
                <m:fPr>
                  <m:ctrlPr>
                    <w:ins w:id="700" w:author="Chao Deng" w:date="2026-05-07T15:32:00Z" w16du:dateUtc="2026-05-07T07:32:00Z">
                      <w:rPr>
                        <w:rFonts w:ascii="Cambria Math" w:hAnsi="Cambria Math"/>
                        <w:szCs w:val="24"/>
                      </w:rPr>
                    </w:ins>
                  </m:ctrlPr>
                </m:fPr>
                <m:num>
                  <m:r>
                    <w:ins w:id="701" w:author="Chao Deng" w:date="2026-05-07T15:32:00Z" w16du:dateUtc="2026-05-07T07:32:00Z">
                      <m:rPr>
                        <m:sty m:val="p"/>
                      </m:rPr>
                      <w:rPr>
                        <w:rFonts w:ascii="Cambria Math" w:hAnsi="Cambria Math"/>
                        <w:szCs w:val="24"/>
                      </w:rPr>
                      <m:t>1</m:t>
                    </w:ins>
                  </m:r>
                </m:num>
                <m:den>
                  <m:d>
                    <m:dPr>
                      <m:begChr m:val="|"/>
                      <m:endChr m:val="|"/>
                      <m:ctrlPr>
                        <w:ins w:id="702" w:author="Chao Deng" w:date="2026-05-07T15:32:00Z" w16du:dateUtc="2026-05-07T07:32:00Z">
                          <w:rPr>
                            <w:rFonts w:ascii="Cambria Math" w:hAnsi="Cambria Math"/>
                            <w:szCs w:val="24"/>
                          </w:rPr>
                        </w:ins>
                      </m:ctrlPr>
                    </m:dPr>
                    <m:e>
                      <m:sSup>
                        <m:sSupPr>
                          <m:ctrlPr>
                            <w:ins w:id="703" w:author="Chao Deng" w:date="2026-05-07T15:32:00Z" w16du:dateUtc="2026-05-07T07:32:00Z">
                              <w:rPr>
                                <w:rFonts w:ascii="Cambria Math" w:hAnsi="Cambria Math"/>
                                <w:szCs w:val="24"/>
                              </w:rPr>
                            </w:ins>
                          </m:ctrlPr>
                        </m:sSupPr>
                        <m:e>
                          <m:r>
                            <w:ins w:id="704" w:author="Chao Deng" w:date="2026-05-07T15:32:00Z" w16du:dateUtc="2026-05-07T07:32:00Z">
                              <w:rPr>
                                <w:rFonts w:ascii="Cambria Math" w:hAnsi="Cambria Math"/>
                                <w:szCs w:val="24"/>
                              </w:rPr>
                              <m:t>C</m:t>
                            </w:ins>
                          </m:r>
                        </m:e>
                        <m:sup>
                          <m:r>
                            <w:ins w:id="705" w:author="Chao Deng" w:date="2026-05-07T15:32:00Z" w16du:dateUtc="2026-05-07T07:32:00Z">
                              <m:rPr>
                                <m:sty m:val="p"/>
                              </m:rPr>
                              <w:rPr>
                                <w:rFonts w:ascii="Cambria Math" w:hAnsi="Cambria Math"/>
                                <w:szCs w:val="24"/>
                              </w:rPr>
                              <m:t>+</m:t>
                            </w:ins>
                          </m:r>
                        </m:sup>
                      </m:sSup>
                    </m:e>
                  </m:d>
                </m:den>
              </m:f>
              <m:nary>
                <m:naryPr>
                  <m:chr m:val="∑"/>
                  <m:limLoc m:val="undOvr"/>
                  <m:supHide m:val="1"/>
                  <m:ctrlPr>
                    <w:ins w:id="706" w:author="Chao Deng" w:date="2026-05-07T15:32:00Z" w16du:dateUtc="2026-05-07T07:32:00Z">
                      <w:rPr>
                        <w:rFonts w:ascii="Cambria Math" w:hAnsi="Cambria Math"/>
                        <w:szCs w:val="24"/>
                      </w:rPr>
                    </w:ins>
                  </m:ctrlPr>
                </m:naryPr>
                <m:sub>
                  <m:r>
                    <w:ins w:id="707" w:author="Chao Deng" w:date="2026-05-07T15:32:00Z" w16du:dateUtc="2026-05-07T07:32:00Z">
                      <w:rPr>
                        <w:rFonts w:ascii="Cambria Math" w:hAnsi="Cambria Math"/>
                        <w:szCs w:val="24"/>
                      </w:rPr>
                      <m:t>c</m:t>
                    </w:ins>
                  </m:r>
                  <m:r>
                    <w:ins w:id="708" w:author="Chao Deng" w:date="2026-05-07T15:32:00Z" w16du:dateUtc="2026-05-07T07:32:00Z">
                      <m:rPr>
                        <m:sty m:val="p"/>
                      </m:rPr>
                      <w:rPr>
                        <w:rFonts w:ascii="Cambria Math" w:hAnsi="Cambria Math" w:hint="eastAsia"/>
                        <w:szCs w:val="24"/>
                      </w:rPr>
                      <m:t>∈</m:t>
                    </w:ins>
                  </m:r>
                  <m:sSup>
                    <m:sSupPr>
                      <m:ctrlPr>
                        <w:ins w:id="709" w:author="Chao Deng" w:date="2026-05-07T15:32:00Z" w16du:dateUtc="2026-05-07T07:32:00Z">
                          <w:rPr>
                            <w:rFonts w:ascii="Cambria Math" w:hAnsi="Cambria Math"/>
                            <w:szCs w:val="24"/>
                          </w:rPr>
                        </w:ins>
                      </m:ctrlPr>
                    </m:sSupPr>
                    <m:e>
                      <m:r>
                        <w:ins w:id="710" w:author="Chao Deng" w:date="2026-05-07T15:32:00Z" w16du:dateUtc="2026-05-07T07:32:00Z">
                          <w:rPr>
                            <w:rFonts w:ascii="Cambria Math" w:hAnsi="Cambria Math"/>
                            <w:szCs w:val="24"/>
                          </w:rPr>
                          <m:t>C</m:t>
                        </w:ins>
                      </m:r>
                    </m:e>
                    <m:sup>
                      <m:r>
                        <w:ins w:id="711" w:author="Chao Deng" w:date="2026-05-07T15:32:00Z" w16du:dateUtc="2026-05-07T07:32:00Z">
                          <m:rPr>
                            <m:sty m:val="p"/>
                          </m:rPr>
                          <w:rPr>
                            <w:rFonts w:ascii="Cambria Math" w:hAnsi="Cambria Math"/>
                            <w:szCs w:val="24"/>
                          </w:rPr>
                          <m:t>+</m:t>
                        </w:ins>
                      </m:r>
                    </m:sup>
                  </m:sSup>
                </m:sub>
                <m:sup/>
                <m:e>
                  <m:sSub>
                    <m:sSubPr>
                      <m:ctrlPr>
                        <w:ins w:id="712" w:author="Chao Deng" w:date="2026-05-07T15:32:00Z" w16du:dateUtc="2026-05-07T07:32:00Z">
                          <w:rPr>
                            <w:rFonts w:ascii="Cambria Math" w:hAnsi="Cambria Math"/>
                            <w:szCs w:val="24"/>
                          </w:rPr>
                        </w:ins>
                      </m:ctrlPr>
                    </m:sSubPr>
                    <m:e>
                      <m:r>
                        <w:ins w:id="713" w:author="Chao Deng" w:date="2026-05-07T15:32:00Z" w16du:dateUtc="2026-05-07T07:32:00Z">
                          <w:rPr>
                            <w:rFonts w:ascii="Cambria Math" w:hAnsi="Cambria Math"/>
                            <w:szCs w:val="24"/>
                          </w:rPr>
                          <m:t>D</m:t>
                        </w:ins>
                      </m:r>
                    </m:e>
                    <m:sub>
                      <m:r>
                        <w:ins w:id="714" w:author="Chao Deng" w:date="2026-05-07T15:32:00Z" w16du:dateUtc="2026-05-07T07:32:00Z">
                          <w:rPr>
                            <w:rFonts w:ascii="Cambria Math" w:hAnsi="Cambria Math"/>
                            <w:szCs w:val="24"/>
                          </w:rPr>
                          <m:t>KL</m:t>
                        </w:ins>
                      </m:r>
                    </m:sub>
                  </m:sSub>
                  <m:d>
                    <m:dPr>
                      <m:ctrlPr>
                        <w:ins w:id="715" w:author="Chao Deng" w:date="2026-05-07T15:32:00Z" w16du:dateUtc="2026-05-07T07:32:00Z">
                          <w:rPr>
                            <w:rFonts w:ascii="Cambria Math" w:hAnsi="Cambria Math"/>
                            <w:szCs w:val="24"/>
                          </w:rPr>
                        </w:ins>
                      </m:ctrlPr>
                    </m:dPr>
                    <m:e>
                      <m:sSub>
                        <m:sSubPr>
                          <m:ctrlPr>
                            <w:ins w:id="716" w:author="Chao Deng" w:date="2026-05-07T15:32:00Z" w16du:dateUtc="2026-05-07T07:32:00Z">
                              <w:rPr>
                                <w:rFonts w:ascii="Cambria Math" w:hAnsi="Cambria Math"/>
                                <w:szCs w:val="24"/>
                              </w:rPr>
                            </w:ins>
                          </m:ctrlPr>
                        </m:sSubPr>
                        <m:e>
                          <m:r>
                            <w:ins w:id="717" w:author="Chao Deng" w:date="2026-05-07T15:32:00Z" w16du:dateUtc="2026-05-07T07:32:00Z">
                              <m:rPr>
                                <m:sty m:val="p"/>
                              </m:rPr>
                              <w:rPr>
                                <w:rFonts w:ascii="Cambria Math" w:hAnsi="Cambria Math"/>
                                <w:szCs w:val="24"/>
                              </w:rPr>
                              <m:t>P</m:t>
                            </w:ins>
                          </m:r>
                        </m:e>
                        <m:sub>
                          <m:r>
                            <w:ins w:id="718" w:author="Chao Deng" w:date="2026-05-07T15:32:00Z" w16du:dateUtc="2026-05-07T07:32:00Z">
                              <w:rPr>
                                <w:rFonts w:ascii="Cambria Math" w:hAnsi="Cambria Math"/>
                                <w:szCs w:val="24"/>
                              </w:rPr>
                              <m:t>c</m:t>
                            </w:ins>
                          </m:r>
                        </m:sub>
                      </m:sSub>
                      <m:r>
                        <w:ins w:id="719" w:author="Chao Deng" w:date="2026-05-07T15:32:00Z" w16du:dateUtc="2026-05-07T07:32:00Z">
                          <m:rPr>
                            <m:sty m:val="p"/>
                          </m:rPr>
                          <w:rPr>
                            <w:rFonts w:ascii="Cambria Math" w:hAnsi="Cambria Math" w:hint="eastAsia"/>
                            <w:szCs w:val="24"/>
                          </w:rPr>
                          <m:t>∥</m:t>
                        </w:ins>
                      </m:r>
                      <m:sSub>
                        <m:sSubPr>
                          <m:ctrlPr>
                            <w:ins w:id="720" w:author="Chao Deng" w:date="2026-05-07T15:32:00Z" w16du:dateUtc="2026-05-07T07:32:00Z">
                              <w:rPr>
                                <w:rFonts w:ascii="Cambria Math" w:hAnsi="Cambria Math"/>
                                <w:szCs w:val="24"/>
                              </w:rPr>
                            </w:ins>
                          </m:ctrlPr>
                        </m:sSubPr>
                        <m:e>
                          <m:r>
                            <w:ins w:id="721" w:author="Chao Deng" w:date="2026-05-07T15:32:00Z" w16du:dateUtc="2026-05-07T07:32:00Z">
                              <m:rPr>
                                <m:sty m:val="p"/>
                              </m:rPr>
                              <w:rPr>
                                <w:rFonts w:ascii="Cambria Math" w:hAnsi="Cambria Math"/>
                                <w:szCs w:val="24"/>
                              </w:rPr>
                              <m:t>Q</m:t>
                            </w:ins>
                          </m:r>
                        </m:e>
                        <m:sub>
                          <m:r>
                            <w:ins w:id="722" w:author="Chao Deng" w:date="2026-05-07T15:32:00Z" w16du:dateUtc="2026-05-07T07:32:00Z">
                              <w:rPr>
                                <w:rFonts w:ascii="Cambria Math" w:hAnsi="Cambria Math"/>
                                <w:szCs w:val="24"/>
                              </w:rPr>
                              <m:t>c</m:t>
                            </w:ins>
                          </m:r>
                        </m:sub>
                      </m:sSub>
                    </m:e>
                  </m:d>
                </m:e>
              </m:nary>
              <m:r>
                <w:ins w:id="723" w:author="Chao Deng" w:date="2026-05-07T15:30:00Z" w16du:dateUtc="2026-05-07T07:30:00Z">
                  <m:rPr>
                    <m:sty m:val="p"/>
                  </m:rPr>
                  <w:rPr>
                    <w:rFonts w:ascii="Cambria Math" w:hAnsi="Cambria Math"/>
                    <w:szCs w:val="24"/>
                  </w:rPr>
                  <m:t>#</m:t>
                </w:ins>
              </m:r>
              <m:d>
                <m:dPr>
                  <m:ctrlPr>
                    <w:ins w:id="724" w:author="Chao Deng" w:date="2026-05-07T15:30:00Z" w16du:dateUtc="2026-05-07T07:30:00Z">
                      <w:rPr>
                        <w:rFonts w:ascii="Cambria Math" w:hAnsi="Cambria Math"/>
                        <w:szCs w:val="24"/>
                      </w:rPr>
                    </w:ins>
                  </m:ctrlPr>
                </m:dPr>
                <m:e>
                  <m:r>
                    <w:ins w:id="725" w:author="Chao Deng" w:date="2026-05-07T15:30:00Z" w16du:dateUtc="2026-05-07T07:30:00Z">
                      <m:rPr>
                        <m:sty m:val="p"/>
                      </m:rPr>
                      <w:rPr>
                        <w:rFonts w:ascii="Cambria Math" w:hAnsi="Cambria Math"/>
                        <w:szCs w:val="24"/>
                      </w:rPr>
                      <m:t>1</m:t>
                    </w:ins>
                  </m:r>
                  <m:r>
                    <w:ins w:id="726" w:author="Chao Deng" w:date="2026-05-07T15:33:00Z" w16du:dateUtc="2026-05-07T07:33:00Z">
                      <m:rPr>
                        <m:sty m:val="p"/>
                      </m:rPr>
                      <w:rPr>
                        <w:rFonts w:ascii="Cambria Math" w:hAnsi="Cambria Math"/>
                        <w:szCs w:val="24"/>
                      </w:rPr>
                      <m:t>2</m:t>
                    </w:ins>
                  </m:r>
                </m:e>
              </m:d>
            </m:e>
          </m:eqArr>
        </m:oMath>
      </m:oMathPara>
    </w:p>
    <w:p w14:paraId="33C4D0B9" w14:textId="0231DD16" w:rsidR="00AD619F" w:rsidRDefault="00663E54" w:rsidP="00CA5B00">
      <w:pPr>
        <w:rPr>
          <w:ins w:id="727" w:author="Chao Deng" w:date="2026-05-07T15:32:00Z" w16du:dateUtc="2026-05-07T07:32:00Z"/>
        </w:rPr>
      </w:pPr>
      <w:ins w:id="728" w:author="Chao Deng" w:date="2026-05-07T15:32:00Z" w16du:dateUtc="2026-05-07T07:32:00Z">
        <w:r w:rsidRPr="005D4A8A">
          <w:t xml:space="preserve">where </w:t>
        </w:r>
      </w:ins>
      <m:oMath>
        <m:sSup>
          <m:sSupPr>
            <m:ctrlPr>
              <w:ins w:id="729" w:author="Chao Deng" w:date="2026-05-07T15:32:00Z" w16du:dateUtc="2026-05-07T07:32:00Z">
                <w:rPr>
                  <w:rFonts w:ascii="Cambria Math" w:hAnsi="Cambria Math"/>
                  <w:i/>
                </w:rPr>
              </w:ins>
            </m:ctrlPr>
          </m:sSupPr>
          <m:e>
            <m:r>
              <w:ins w:id="730" w:author="Chao Deng" w:date="2026-05-07T15:32:00Z" w16du:dateUtc="2026-05-07T07:32:00Z">
                <w:rPr>
                  <w:rFonts w:ascii="Cambria Math" w:hAnsi="Cambria Math"/>
                </w:rPr>
                <m:t>C</m:t>
              </w:ins>
            </m:r>
          </m:e>
          <m:sup>
            <m:r>
              <w:ins w:id="731" w:author="Chao Deng" w:date="2026-05-07T15:32:00Z" w16du:dateUtc="2026-05-07T07:32:00Z">
                <w:rPr>
                  <w:rFonts w:ascii="Cambria Math" w:hAnsi="Cambria Math"/>
                </w:rPr>
                <m:t>+</m:t>
              </w:ins>
            </m:r>
          </m:sup>
        </m:sSup>
      </m:oMath>
      <w:ins w:id="732" w:author="Chao Deng" w:date="2026-05-07T15:32:00Z" w16du:dateUtc="2026-05-07T07:32:00Z">
        <w:r w:rsidRPr="005D4A8A">
          <w:t xml:space="preserve"> denotes the set of modification types present in the current batch, </w:t>
        </w:r>
      </w:ins>
      <m:oMath>
        <m:sSub>
          <m:sSubPr>
            <m:ctrlPr>
              <w:ins w:id="733" w:author="Chao Deng" w:date="2026-05-07T15:32:00Z" w16du:dateUtc="2026-05-07T07:32:00Z">
                <w:rPr>
                  <w:rFonts w:ascii="Cambria Math" w:hAnsi="Cambria Math"/>
                </w:rPr>
              </w:ins>
            </m:ctrlPr>
          </m:sSubPr>
          <m:e>
            <m:r>
              <w:ins w:id="734" w:author="Chao Deng" w:date="2026-05-07T15:32:00Z" w16du:dateUtc="2026-05-07T07:32:00Z">
                <m:rPr>
                  <m:sty m:val="p"/>
                </m:rPr>
                <w:rPr>
                  <w:rFonts w:ascii="Cambria Math" w:hAnsi="Cambria Math"/>
                </w:rPr>
                <m:t>P</m:t>
              </w:ins>
            </m:r>
          </m:e>
          <m:sub>
            <m:r>
              <w:ins w:id="735" w:author="Chao Deng" w:date="2026-05-07T15:32:00Z" w16du:dateUtc="2026-05-07T07:32:00Z">
                <w:rPr>
                  <w:rFonts w:ascii="Cambria Math" w:hAnsi="Cambria Math"/>
                </w:rPr>
                <m:t>c</m:t>
              </w:ins>
            </m:r>
          </m:sub>
        </m:sSub>
      </m:oMath>
      <w:ins w:id="736" w:author="Chao Deng" w:date="2026-05-07T15:32:00Z" w16du:dateUtc="2026-05-07T07:32:00Z">
        <w:r w:rsidRPr="005D4A8A">
          <w:t xml:space="preserve"> is the normalized ground-truth distribution, and </w:t>
        </w:r>
      </w:ins>
      <m:oMath>
        <m:sSub>
          <m:sSubPr>
            <m:ctrlPr>
              <w:ins w:id="737" w:author="Chao Deng" w:date="2026-05-07T15:32:00Z" w16du:dateUtc="2026-05-07T07:32:00Z">
                <w:rPr>
                  <w:rFonts w:ascii="Cambria Math" w:hAnsi="Cambria Math"/>
                </w:rPr>
              </w:ins>
            </m:ctrlPr>
          </m:sSubPr>
          <m:e>
            <m:r>
              <w:ins w:id="738" w:author="Chao Deng" w:date="2026-05-07T15:32:00Z" w16du:dateUtc="2026-05-07T07:32:00Z">
                <m:rPr>
                  <m:sty m:val="p"/>
                </m:rPr>
                <w:rPr>
                  <w:rFonts w:ascii="Cambria Math" w:hAnsi="Cambria Math"/>
                </w:rPr>
                <m:t>Q</m:t>
              </w:ins>
            </m:r>
          </m:e>
          <m:sub>
            <m:r>
              <w:ins w:id="739" w:author="Chao Deng" w:date="2026-05-07T15:32:00Z" w16du:dateUtc="2026-05-07T07:32:00Z">
                <w:rPr>
                  <w:rFonts w:ascii="Cambria Math" w:hAnsi="Cambria Math"/>
                </w:rPr>
                <m:t>c</m:t>
              </w:ins>
            </m:r>
          </m:sub>
        </m:sSub>
      </m:oMath>
      <w:ins w:id="740" w:author="Chao Deng" w:date="2026-05-07T15:32:00Z" w16du:dateUtc="2026-05-07T07:32:00Z">
        <w:r w:rsidRPr="005D4A8A">
          <w:t xml:space="preserve"> is the predicted attention distribution.</w:t>
        </w:r>
        <w:r w:rsidR="00CA5B00">
          <w:t xml:space="preserve"> This constraint is applied only to positive classes, allowing </w:t>
        </w:r>
      </w:ins>
      <w:ins w:id="741" w:author="Chao Deng" w:date="2026-05-07T15:33:00Z" w16du:dateUtc="2026-05-07T07:33:00Z">
        <w:r w:rsidR="00CA5B00">
          <w:t>A</w:t>
        </w:r>
        <w:r w:rsidR="00CA5B00" w:rsidRPr="00F3525B">
          <w:rPr>
            <w:vertAlign w:val="superscript"/>
          </w:rPr>
          <w:t>2</w:t>
        </w:r>
        <w:r w:rsidR="00CA5B00">
          <w:t>P</w:t>
        </w:r>
      </w:ins>
      <w:ins w:id="742" w:author="Chao Deng" w:date="2026-05-07T15:32:00Z" w16du:dateUtc="2026-05-07T07:32:00Z">
        <w:r w:rsidR="00CA5B00">
          <w:t xml:space="preserve"> to supervise multiple modification anchors while avoiding misleading localization signals from negative labels.</w:t>
        </w:r>
      </w:ins>
    </w:p>
    <w:p w14:paraId="7193D5CD" w14:textId="111F0BA7" w:rsidR="00CA5B00" w:rsidRDefault="00CA5B00">
      <w:pPr>
        <w:rPr>
          <w:ins w:id="743" w:author="Chao Deng" w:date="2026-05-07T15:33:00Z" w16du:dateUtc="2026-05-07T07:33:00Z"/>
          <w:lang w:val="en-US"/>
        </w:rPr>
        <w:pPrChange w:id="744" w:author="Chao Deng" w:date="2026-05-07T15:33:00Z" w16du:dateUtc="2026-05-07T07:33:00Z">
          <w:pPr>
            <w:pStyle w:val="NormalWeb"/>
          </w:pPr>
        </w:pPrChange>
      </w:pPr>
      <w:ins w:id="745" w:author="Chao Deng" w:date="2026-05-07T15:33:00Z" w16du:dateUtc="2026-05-07T07:33:00Z">
        <w:r>
          <w:t>Through this design, A</w:t>
        </w:r>
        <w:r w:rsidRPr="00F3525B">
          <w:rPr>
            <w:vertAlign w:val="superscript"/>
          </w:rPr>
          <w:t>2</w:t>
        </w:r>
        <w:r>
          <w:t xml:space="preserve">P does not require an additional localization decoder. Instead, it refines the attention distribution generated by MoHE into explicit nucleotide-resolution localization scores. The resulting </w:t>
        </w:r>
      </w:ins>
      <m:oMath>
        <m:sSub>
          <m:sSubPr>
            <m:ctrlPr>
              <w:ins w:id="746" w:author="Chao Deng" w:date="2026-05-07T15:33:00Z" w16du:dateUtc="2026-05-07T07:33:00Z">
                <w:rPr>
                  <w:rFonts w:ascii="Cambria Math" w:hAnsi="Cambria Math"/>
                </w:rPr>
              </w:ins>
            </m:ctrlPr>
          </m:sSubPr>
          <m:e>
            <m:r>
              <w:ins w:id="747" w:author="Chao Deng" w:date="2026-05-07T15:33:00Z" w16du:dateUtc="2026-05-07T07:33:00Z">
                <w:rPr>
                  <w:rFonts w:ascii="Cambria Math" w:hAnsi="Cambria Math"/>
                </w:rPr>
                <m:t>Y</m:t>
              </w:ins>
            </m:r>
          </m:e>
          <m:sub>
            <m:r>
              <w:ins w:id="748" w:author="Chao Deng" w:date="2026-05-07T15:33:00Z" w16du:dateUtc="2026-05-07T07:33:00Z">
                <w:rPr>
                  <w:rFonts w:ascii="Cambria Math" w:hAnsi="Cambria Math"/>
                </w:rPr>
                <m:t>loc</m:t>
              </w:ins>
            </m:r>
          </m:sub>
        </m:sSub>
      </m:oMath>
      <w:ins w:id="749" w:author="Chao Deng" w:date="2026-05-07T15:33:00Z" w16du:dateUtc="2026-05-07T07:33:00Z">
        <w:r w:rsidR="005A23A3">
          <w:t xml:space="preserve"> </w:t>
        </w:r>
        <w:r>
          <w:t>can also be directly rendered by the visualization module, providing interpretable evidence for predicted modification sites in long RNA sequences.</w:t>
        </w:r>
      </w:ins>
    </w:p>
    <w:p w14:paraId="7EF79AF1" w14:textId="3E843CE0" w:rsidR="00CA5B00" w:rsidRPr="00E0583F" w:rsidDel="00CA5B00" w:rsidRDefault="00CA5B00" w:rsidP="002E1906">
      <w:pPr>
        <w:rPr>
          <w:del w:id="750" w:author="Chao Deng" w:date="2026-05-07T15:33:00Z" w16du:dateUtc="2026-05-07T07:33:00Z"/>
          <w:szCs w:val="24"/>
        </w:rPr>
      </w:pPr>
    </w:p>
    <w:p w14:paraId="269ECE18" w14:textId="5B27013D" w:rsidR="002E1906" w:rsidRPr="005D4A8A" w:rsidDel="00CA5B00" w:rsidRDefault="00000000" w:rsidP="002E1906">
      <w:pPr>
        <w:rPr>
          <w:del w:id="751" w:author="Chao Deng" w:date="2026-05-07T15:33:00Z" w16du:dateUtc="2026-05-07T07:33:00Z"/>
          <w:szCs w:val="24"/>
        </w:rPr>
      </w:pPr>
      <m:oMathPara>
        <m:oMath>
          <m:eqArr>
            <m:eqArrPr>
              <m:maxDist m:val="1"/>
              <m:ctrlPr>
                <w:del w:id="752" w:author="Chao Deng" w:date="2026-05-07T15:33:00Z" w16du:dateUtc="2026-05-07T07:33:00Z">
                  <w:rPr>
                    <w:rFonts w:ascii="Cambria Math" w:hAnsi="Cambria Math"/>
                    <w:szCs w:val="24"/>
                  </w:rPr>
                </w:del>
              </m:ctrlPr>
            </m:eqArrPr>
            <m:e>
              <m:sSub>
                <m:sSubPr>
                  <m:ctrlPr>
                    <w:del w:id="753" w:author="Chao Deng" w:date="2026-05-07T15:33:00Z" w16du:dateUtc="2026-05-07T07:33:00Z">
                      <w:rPr>
                        <w:rFonts w:ascii="Cambria Math" w:hAnsi="Cambria Math"/>
                        <w:szCs w:val="24"/>
                      </w:rPr>
                    </w:del>
                  </m:ctrlPr>
                </m:sSubPr>
                <m:e>
                  <m:r>
                    <w:del w:id="754" w:author="Chao Deng" w:date="2026-05-07T15:33:00Z" w16du:dateUtc="2026-05-07T07:33:00Z">
                      <w:rPr>
                        <w:rFonts w:ascii="Cambria Math" w:hAnsi="Cambria Math"/>
                        <w:szCs w:val="24"/>
                      </w:rPr>
                      <m:t>Y</m:t>
                    </w:del>
                  </m:r>
                </m:e>
                <m:sub>
                  <m:r>
                    <w:del w:id="755" w:author="Chao Deng" w:date="2026-05-07T15:33:00Z" w16du:dateUtc="2026-05-07T07:33:00Z">
                      <w:rPr>
                        <w:rFonts w:ascii="Cambria Math" w:hAnsi="Cambria Math"/>
                        <w:szCs w:val="24"/>
                      </w:rPr>
                      <m:t>loc</m:t>
                    </w:del>
                  </m:r>
                </m:sub>
              </m:sSub>
              <m:r>
                <w:del w:id="756" w:author="Chao Deng" w:date="2026-05-07T15:33:00Z" w16du:dateUtc="2026-05-07T07:33:00Z">
                  <m:rPr>
                    <m:sty m:val="p"/>
                  </m:rPr>
                  <w:rPr>
                    <w:rFonts w:ascii="Cambria Math" w:hAnsi="Cambria Math"/>
                    <w:szCs w:val="24"/>
                  </w:rPr>
                  <m:t>=</m:t>
                </w:del>
              </m:r>
              <m:r>
                <w:del w:id="757" w:author="Chao Deng" w:date="2026-05-07T15:33:00Z" w16du:dateUtc="2026-05-07T07:33:00Z">
                  <w:rPr>
                    <w:rFonts w:ascii="Cambria Math" w:hAnsi="Cambria Math"/>
                    <w:szCs w:val="24"/>
                  </w:rPr>
                  <m:t>Mask</m:t>
                </w:del>
              </m:r>
              <m:d>
                <m:dPr>
                  <m:ctrlPr>
                    <w:del w:id="758" w:author="Chao Deng" w:date="2026-05-07T15:33:00Z" w16du:dateUtc="2026-05-07T07:33:00Z">
                      <w:rPr>
                        <w:rFonts w:ascii="Cambria Math" w:hAnsi="Cambria Math"/>
                        <w:szCs w:val="24"/>
                      </w:rPr>
                    </w:del>
                  </m:ctrlPr>
                </m:dPr>
                <m:e>
                  <m:sSub>
                    <m:sSubPr>
                      <m:ctrlPr>
                        <w:del w:id="759" w:author="Chao Deng" w:date="2026-05-07T15:33:00Z" w16du:dateUtc="2026-05-07T07:33:00Z">
                          <w:rPr>
                            <w:rFonts w:ascii="Cambria Math" w:hAnsi="Cambria Math"/>
                            <w:szCs w:val="24"/>
                          </w:rPr>
                        </w:del>
                      </m:ctrlPr>
                    </m:sSubPr>
                    <m:e>
                      <m:r>
                        <w:del w:id="760" w:author="Chao Deng" w:date="2026-05-07T15:33:00Z" w16du:dateUtc="2026-05-07T07:33:00Z">
                          <w:rPr>
                            <w:rFonts w:ascii="Cambria Math" w:hAnsi="Cambria Math"/>
                            <w:szCs w:val="24"/>
                          </w:rPr>
                          <m:t>A</m:t>
                        </w:del>
                      </m:r>
                    </m:e>
                    <m:sub>
                      <m:r>
                        <w:del w:id="761" w:author="Chao Deng" w:date="2026-05-07T15:33:00Z" w16du:dateUtc="2026-05-07T07:33:00Z">
                          <w:rPr>
                            <w:rFonts w:ascii="Cambria Math" w:hAnsi="Cambria Math"/>
                            <w:szCs w:val="24"/>
                          </w:rPr>
                          <m:t>atten</m:t>
                        </w:del>
                      </m:r>
                    </m:sub>
                  </m:sSub>
                </m:e>
              </m:d>
              <m:r>
                <w:del w:id="762" w:author="Chao Deng" w:date="2026-05-07T15:33:00Z" w16du:dateUtc="2026-05-07T07:33:00Z">
                  <m:rPr>
                    <m:sty m:val="p"/>
                  </m:rPr>
                  <w:rPr>
                    <w:rFonts w:ascii="Cambria Math" w:hAnsi="Cambria Math"/>
                    <w:szCs w:val="24"/>
                  </w:rPr>
                  <m:t>=</m:t>
                </w:del>
              </m:r>
              <m:r>
                <w:del w:id="763" w:author="Chao Deng" w:date="2026-05-07T15:33:00Z" w16du:dateUtc="2026-05-07T07:33:00Z">
                  <w:rPr>
                    <w:rFonts w:ascii="Cambria Math" w:hAnsi="Cambria Math"/>
                    <w:szCs w:val="24"/>
                  </w:rPr>
                  <m:t>Mask</m:t>
                </w:del>
              </m:r>
              <m:d>
                <m:dPr>
                  <m:ctrlPr>
                    <w:del w:id="764" w:author="Chao Deng" w:date="2026-05-07T15:33:00Z" w16du:dateUtc="2026-05-07T07:33:00Z">
                      <w:rPr>
                        <w:rFonts w:ascii="Cambria Math" w:hAnsi="Cambria Math"/>
                        <w:szCs w:val="24"/>
                      </w:rPr>
                    </w:del>
                  </m:ctrlPr>
                </m:dPr>
                <m:e>
                  <m:r>
                    <w:del w:id="765" w:author="Chao Deng" w:date="2026-05-07T15:33:00Z" w16du:dateUtc="2026-05-07T07:33:00Z">
                      <w:rPr>
                        <w:rFonts w:ascii="Cambria Math" w:hAnsi="Cambria Math"/>
                        <w:szCs w:val="24"/>
                      </w:rPr>
                      <m:t>Softmax</m:t>
                    </w:del>
                  </m:r>
                  <m:d>
                    <m:dPr>
                      <m:ctrlPr>
                        <w:del w:id="766" w:author="Chao Deng" w:date="2026-05-07T15:33:00Z" w16du:dateUtc="2026-05-07T07:33:00Z">
                          <w:rPr>
                            <w:rFonts w:ascii="Cambria Math" w:hAnsi="Cambria Math"/>
                            <w:szCs w:val="24"/>
                          </w:rPr>
                        </w:del>
                      </m:ctrlPr>
                    </m:dPr>
                    <m:e>
                      <m:f>
                        <m:fPr>
                          <m:ctrlPr>
                            <w:del w:id="767" w:author="Chao Deng" w:date="2026-05-07T15:33:00Z" w16du:dateUtc="2026-05-07T07:33:00Z">
                              <w:rPr>
                                <w:rFonts w:ascii="Cambria Math" w:hAnsi="Cambria Math"/>
                                <w:szCs w:val="24"/>
                              </w:rPr>
                            </w:del>
                          </m:ctrlPr>
                        </m:fPr>
                        <m:num>
                          <m:sSub>
                            <m:sSubPr>
                              <m:ctrlPr>
                                <w:del w:id="768" w:author="Chao Deng" w:date="2026-05-07T11:58:00Z" w16du:dateUtc="2026-05-07T03:58:00Z">
                                  <w:rPr>
                                    <w:rFonts w:ascii="Cambria Math" w:hAnsi="Cambria Math"/>
                                    <w:szCs w:val="24"/>
                                  </w:rPr>
                                </w:del>
                              </m:ctrlPr>
                            </m:sSubPr>
                            <m:e>
                              <m:r>
                                <w:del w:id="769" w:author="Chao Deng" w:date="2026-05-07T11:58:00Z" w16du:dateUtc="2026-05-07T03:58:00Z">
                                  <m:rPr>
                                    <m:sty m:val="p"/>
                                  </m:rPr>
                                  <w:rPr>
                                    <w:rFonts w:ascii="Cambria Math" w:hAnsi="Cambria Math"/>
                                    <w:szCs w:val="24"/>
                                  </w:rPr>
                                  <m:t>Q</m:t>
                                </w:del>
                              </m:r>
                            </m:e>
                            <m:sub>
                              <m:r>
                                <w:del w:id="770" w:author="Chao Deng" w:date="2026-05-07T11:58:00Z" w16du:dateUtc="2026-05-07T03:58:00Z">
                                  <w:rPr>
                                    <w:rFonts w:ascii="Cambria Math" w:hAnsi="Cambria Math"/>
                                    <w:szCs w:val="24"/>
                                  </w:rPr>
                                  <m:t>cls</m:t>
                                </w:del>
                              </m:r>
                            </m:sub>
                          </m:sSub>
                          <m:sSup>
                            <m:sSupPr>
                              <m:ctrlPr>
                                <w:del w:id="771" w:author="Chao Deng" w:date="2026-05-07T15:33:00Z" w16du:dateUtc="2026-05-07T07:33:00Z">
                                  <w:rPr>
                                    <w:rFonts w:ascii="Cambria Math" w:hAnsi="Cambria Math"/>
                                    <w:szCs w:val="24"/>
                                  </w:rPr>
                                </w:del>
                              </m:ctrlPr>
                            </m:sSupPr>
                            <m:e>
                              <m:r>
                                <w:del w:id="772" w:author="Chao Deng" w:date="2026-05-07T15:33:00Z" w16du:dateUtc="2026-05-07T07:33:00Z">
                                  <m:rPr>
                                    <m:sty m:val="p"/>
                                  </m:rPr>
                                  <w:rPr>
                                    <w:rFonts w:ascii="Cambria Math" w:hAnsi="Cambria Math"/>
                                    <w:szCs w:val="24"/>
                                  </w:rPr>
                                  <m:t>K</m:t>
                                </w:del>
                              </m:r>
                            </m:e>
                            <m:sup>
                              <m:r>
                                <w:del w:id="773" w:author="Chao Deng" w:date="2026-05-07T15:33:00Z" w16du:dateUtc="2026-05-07T07:33:00Z">
                                  <w:rPr>
                                    <w:rFonts w:ascii="Cambria Math" w:hAnsi="Cambria Math"/>
                                    <w:szCs w:val="24"/>
                                  </w:rPr>
                                  <m:t>T</m:t>
                                </w:del>
                              </m:r>
                            </m:sup>
                          </m:sSup>
                        </m:num>
                        <m:den>
                          <m:rad>
                            <m:radPr>
                              <m:degHide m:val="1"/>
                              <m:ctrlPr>
                                <w:del w:id="774" w:author="Chao Deng" w:date="2026-05-07T15:33:00Z" w16du:dateUtc="2026-05-07T07:33:00Z">
                                  <w:rPr>
                                    <w:rFonts w:ascii="Cambria Math" w:hAnsi="Cambria Math"/>
                                    <w:szCs w:val="24"/>
                                  </w:rPr>
                                </w:del>
                              </m:ctrlPr>
                            </m:radPr>
                            <m:deg/>
                            <m:e>
                              <m:sSub>
                                <m:sSubPr>
                                  <m:ctrlPr>
                                    <w:del w:id="775" w:author="Chao Deng" w:date="2026-05-07T15:33:00Z" w16du:dateUtc="2026-05-07T07:33:00Z">
                                      <w:rPr>
                                        <w:rFonts w:ascii="Cambria Math" w:hAnsi="Cambria Math"/>
                                        <w:szCs w:val="24"/>
                                      </w:rPr>
                                    </w:del>
                                  </m:ctrlPr>
                                </m:sSubPr>
                                <m:e>
                                  <m:r>
                                    <w:del w:id="776" w:author="Chao Deng" w:date="2026-05-07T15:33:00Z" w16du:dateUtc="2026-05-07T07:33:00Z">
                                      <w:rPr>
                                        <w:rFonts w:ascii="Cambria Math" w:hAnsi="Cambria Math"/>
                                        <w:szCs w:val="24"/>
                                      </w:rPr>
                                      <m:t>d</m:t>
                                    </w:del>
                                  </m:r>
                                </m:e>
                                <m:sub>
                                  <m:r>
                                    <w:del w:id="777" w:author="Chao Deng" w:date="2026-05-07T15:33:00Z" w16du:dateUtc="2026-05-07T07:33:00Z">
                                      <w:rPr>
                                        <w:rFonts w:ascii="Cambria Math" w:hAnsi="Cambria Math"/>
                                        <w:szCs w:val="24"/>
                                      </w:rPr>
                                      <m:t>k</m:t>
                                    </w:del>
                                  </m:r>
                                </m:sub>
                              </m:sSub>
                            </m:e>
                          </m:rad>
                        </m:den>
                      </m:f>
                    </m:e>
                  </m:d>
                </m:e>
              </m:d>
              <m:r>
                <w:del w:id="778" w:author="Chao Deng" w:date="2026-05-07T15:33:00Z" w16du:dateUtc="2026-05-07T07:33:00Z">
                  <m:rPr>
                    <m:sty m:val="p"/>
                  </m:rPr>
                  <w:rPr>
                    <w:rFonts w:ascii="Cambria Math" w:hAnsi="Cambria Math"/>
                    <w:szCs w:val="24"/>
                  </w:rPr>
                  <m:t>#</m:t>
                </w:del>
              </m:r>
              <m:d>
                <m:dPr>
                  <m:ctrlPr>
                    <w:del w:id="779" w:author="Chao Deng" w:date="2026-05-07T15:33:00Z" w16du:dateUtc="2026-05-07T07:33:00Z">
                      <w:rPr>
                        <w:rFonts w:ascii="Cambria Math" w:hAnsi="Cambria Math"/>
                        <w:szCs w:val="24"/>
                      </w:rPr>
                    </w:del>
                  </m:ctrlPr>
                </m:dPr>
                <m:e>
                  <m:r>
                    <w:del w:id="780" w:author="Chao Deng" w:date="2026-05-07T15:33:00Z" w16du:dateUtc="2026-05-07T07:33:00Z">
                      <m:rPr>
                        <m:sty m:val="p"/>
                      </m:rPr>
                      <w:rPr>
                        <w:rFonts w:ascii="Cambria Math" w:hAnsi="Cambria Math"/>
                        <w:szCs w:val="24"/>
                      </w:rPr>
                      <m:t>1</m:t>
                    </w:del>
                  </m:r>
                  <m:r>
                    <w:del w:id="781" w:author="Chao Deng" w:date="2026-05-07T11:31:00Z" w16du:dateUtc="2026-05-07T03:31:00Z">
                      <m:rPr>
                        <m:sty m:val="p"/>
                      </m:rPr>
                      <w:rPr>
                        <w:rFonts w:ascii="Cambria Math" w:hAnsi="Cambria Math"/>
                        <w:szCs w:val="24"/>
                      </w:rPr>
                      <m:t>0</m:t>
                    </w:del>
                  </m:r>
                </m:e>
              </m:d>
            </m:e>
          </m:eqArr>
        </m:oMath>
      </m:oMathPara>
    </w:p>
    <w:p w14:paraId="355532C1" w14:textId="19A285D4" w:rsidR="002E1906" w:rsidRPr="005D4A8A" w:rsidDel="00D42D59" w:rsidRDefault="002E1906">
      <w:pPr>
        <w:rPr>
          <w:del w:id="782" w:author="Chao Deng" w:date="2026-05-07T11:59:00Z" w16du:dateUtc="2026-05-07T03:59:00Z"/>
          <w:szCs w:val="24"/>
        </w:rPr>
      </w:pPr>
      <w:del w:id="783" w:author="Chao Deng" w:date="2026-05-07T15:33:00Z" w16du:dateUtc="2026-05-07T07:33:00Z">
        <w:r w:rsidRPr="005D4A8A" w:rsidDel="00CA5B00">
          <w:rPr>
            <w:szCs w:val="24"/>
          </w:rPr>
          <w:delText xml:space="preserve">Here, </w:delText>
        </w:r>
      </w:del>
      <m:oMath>
        <m:r>
          <w:del w:id="784" w:author="Chao Deng" w:date="2026-05-07T15:33:00Z" w16du:dateUtc="2026-05-07T07:33:00Z">
            <w:rPr>
              <w:rFonts w:ascii="Cambria Math" w:hAnsi="Cambria Math"/>
              <w:szCs w:val="24"/>
            </w:rPr>
            <m:t>Mask()</m:t>
          </w:del>
        </m:r>
      </m:oMath>
      <w:del w:id="785" w:author="Chao Deng" w:date="2026-05-07T15:33:00Z" w16du:dateUtc="2026-05-07T07:33:00Z">
        <w:r w:rsidRPr="00E0583F" w:rsidDel="00CA5B00">
          <w:rPr>
            <w:szCs w:val="24"/>
          </w:rPr>
          <w:delText xml:space="preserve"> denotes the operation used to shield padding vector</w:delText>
        </w:r>
      </w:del>
      <w:del w:id="786" w:author="Chao Deng" w:date="2026-05-07T11:59:00Z" w16du:dateUtc="2026-05-07T03:59:00Z">
        <w:r w:rsidRPr="00E0583F" w:rsidDel="00D42D59">
          <w:rPr>
            <w:szCs w:val="24"/>
          </w:rPr>
          <w:delText xml:space="preserve">s. Simultaneously, the aggregated feature vector </w:delText>
        </w:r>
      </w:del>
      <m:oMath>
        <m:sSub>
          <m:sSubPr>
            <m:ctrlPr>
              <w:del w:id="787" w:author="Chao Deng" w:date="2026-05-07T11:34:00Z" w16du:dateUtc="2026-05-07T03:34:00Z">
                <w:rPr>
                  <w:rFonts w:ascii="Cambria Math" w:hAnsi="Cambria Math"/>
                  <w:i/>
                  <w:szCs w:val="24"/>
                </w:rPr>
              </w:del>
            </m:ctrlPr>
          </m:sSubPr>
          <m:e>
            <m:r>
              <w:del w:id="788" w:author="Chao Deng" w:date="2026-05-07T11:34:00Z" w16du:dateUtc="2026-05-07T03:34:00Z">
                <w:rPr>
                  <w:rFonts w:ascii="Cambria Math" w:hAnsi="Cambria Math"/>
                  <w:szCs w:val="24"/>
                </w:rPr>
                <m:t>H</m:t>
              </w:del>
            </m:r>
          </m:e>
          <m:sub>
            <m:r>
              <w:del w:id="789" w:author="Chao Deng" w:date="2026-05-07T11:34:00Z" w16du:dateUtc="2026-05-07T03:34:00Z">
                <w:rPr>
                  <w:rFonts w:ascii="Cambria Math" w:hAnsi="Cambria Math"/>
                  <w:szCs w:val="24"/>
                </w:rPr>
                <m:t>cls</m:t>
              </w:del>
            </m:r>
          </m:sub>
        </m:sSub>
      </m:oMath>
      <w:del w:id="790" w:author="Chao Deng" w:date="2026-05-07T11:59:00Z" w16du:dateUtc="2026-05-07T03:59:00Z">
        <w:r w:rsidRPr="005D4A8A" w:rsidDel="00D42D59">
          <w:rPr>
            <w:szCs w:val="24"/>
          </w:rPr>
          <w:delText xml:space="preserve"> is passed through a linear classification head to obtain the sequence-level classification confidence </w:delText>
        </w:r>
      </w:del>
      <m:oMath>
        <m:sSub>
          <m:sSubPr>
            <m:ctrlPr>
              <w:del w:id="791" w:author="Chao Deng" w:date="2026-05-07T11:34:00Z" w16du:dateUtc="2026-05-07T03:34:00Z">
                <w:rPr>
                  <w:rFonts w:ascii="Cambria Math" w:hAnsi="Cambria Math"/>
                  <w:i/>
                  <w:szCs w:val="24"/>
                </w:rPr>
              </w:del>
            </m:ctrlPr>
          </m:sSubPr>
          <m:e>
            <m:r>
              <w:del w:id="792" w:author="Chao Deng" w:date="2026-05-07T11:34:00Z" w16du:dateUtc="2026-05-07T03:34:00Z">
                <w:rPr>
                  <w:rFonts w:ascii="Cambria Math" w:hAnsi="Cambria Math"/>
                  <w:szCs w:val="24"/>
                </w:rPr>
                <m:t>Y</m:t>
              </w:del>
            </m:r>
          </m:e>
          <m:sub>
            <m:r>
              <w:del w:id="793" w:author="Chao Deng" w:date="2026-05-07T11:34:00Z" w16du:dateUtc="2026-05-07T03:34:00Z">
                <w:rPr>
                  <w:rFonts w:ascii="Cambria Math" w:hAnsi="Cambria Math"/>
                  <w:szCs w:val="24"/>
                </w:rPr>
                <m:t>cls</m:t>
              </w:del>
            </m:r>
          </m:sub>
        </m:sSub>
      </m:oMath>
      <w:del w:id="794" w:author="Chao Deng" w:date="2026-05-07T11:59:00Z" w16du:dateUtc="2026-05-07T03:59:00Z">
        <w:r w:rsidRPr="005D4A8A" w:rsidDel="00D42D59">
          <w:rPr>
            <w:szCs w:val="24"/>
          </w:rPr>
          <w:delText>:</w:delText>
        </w:r>
      </w:del>
    </w:p>
    <w:p w14:paraId="2088ED42" w14:textId="403E9D5E" w:rsidR="002E1906" w:rsidRPr="005D4A8A" w:rsidDel="00D42D59" w:rsidRDefault="00000000">
      <w:pPr>
        <w:rPr>
          <w:del w:id="795" w:author="Chao Deng" w:date="2026-05-07T11:59:00Z" w16du:dateUtc="2026-05-07T03:59:00Z"/>
          <w:szCs w:val="24"/>
        </w:rPr>
      </w:pPr>
      <m:oMathPara>
        <m:oMath>
          <m:eqArr>
            <m:eqArrPr>
              <m:maxDist m:val="1"/>
              <m:ctrlPr>
                <w:del w:id="796" w:author="Chao Deng" w:date="2026-05-07T11:59:00Z" w16du:dateUtc="2026-05-07T03:59:00Z">
                  <w:rPr>
                    <w:rFonts w:ascii="Cambria Math" w:hAnsi="Cambria Math"/>
                    <w:szCs w:val="24"/>
                  </w:rPr>
                </w:del>
              </m:ctrlPr>
            </m:eqArrPr>
            <m:e>
              <m:sSub>
                <m:sSubPr>
                  <m:ctrlPr>
                    <w:del w:id="797" w:author="Chao Deng" w:date="2026-05-07T11:30:00Z" w16du:dateUtc="2026-05-07T03:30:00Z">
                      <w:rPr>
                        <w:rFonts w:ascii="Cambria Math" w:hAnsi="Cambria Math"/>
                        <w:szCs w:val="24"/>
                      </w:rPr>
                    </w:del>
                  </m:ctrlPr>
                </m:sSubPr>
                <m:e>
                  <m:r>
                    <w:del w:id="798" w:author="Chao Deng" w:date="2026-05-07T11:30:00Z" w16du:dateUtc="2026-05-07T03:30:00Z">
                      <w:rPr>
                        <w:rFonts w:ascii="Cambria Math" w:hAnsi="Cambria Math"/>
                        <w:szCs w:val="24"/>
                      </w:rPr>
                      <m:t>Y</m:t>
                    </w:del>
                  </m:r>
                </m:e>
                <m:sub>
                  <m:r>
                    <w:del w:id="799" w:author="Chao Deng" w:date="2026-05-07T11:30:00Z" w16du:dateUtc="2026-05-07T03:30:00Z">
                      <w:rPr>
                        <w:rFonts w:ascii="Cambria Math" w:hAnsi="Cambria Math"/>
                        <w:szCs w:val="24"/>
                      </w:rPr>
                      <m:t>cls</m:t>
                    </w:del>
                  </m:r>
                </m:sub>
              </m:sSub>
              <m:r>
                <w:del w:id="800" w:author="Chao Deng" w:date="2026-05-07T11:59:00Z" w16du:dateUtc="2026-05-07T03:59:00Z">
                  <m:rPr>
                    <m:sty m:val="p"/>
                  </m:rPr>
                  <w:rPr>
                    <w:rFonts w:ascii="Cambria Math" w:hAnsi="Cambria Math"/>
                    <w:szCs w:val="24"/>
                  </w:rPr>
                  <m:t>=</m:t>
                </w:del>
              </m:r>
              <m:r>
                <w:del w:id="801" w:author="Chao Deng" w:date="2026-05-07T11:59:00Z" w16du:dateUtc="2026-05-07T03:59:00Z">
                  <w:rPr>
                    <w:rFonts w:ascii="Cambria Math" w:hAnsi="Cambria Math"/>
                    <w:szCs w:val="24"/>
                  </w:rPr>
                  <m:t>Linear</m:t>
                </w:del>
              </m:r>
              <m:d>
                <m:dPr>
                  <m:ctrlPr>
                    <w:del w:id="802" w:author="Chao Deng" w:date="2026-05-07T11:59:00Z" w16du:dateUtc="2026-05-07T03:59:00Z">
                      <w:rPr>
                        <w:rFonts w:ascii="Cambria Math" w:hAnsi="Cambria Math"/>
                        <w:szCs w:val="24"/>
                      </w:rPr>
                    </w:del>
                  </m:ctrlPr>
                </m:dPr>
                <m:e>
                  <m:sSub>
                    <m:sSubPr>
                      <m:ctrlPr>
                        <w:del w:id="803" w:author="Chao Deng" w:date="2026-05-07T11:29:00Z" w16du:dateUtc="2026-05-07T03:29:00Z">
                          <w:rPr>
                            <w:rFonts w:ascii="Cambria Math" w:hAnsi="Cambria Math"/>
                            <w:szCs w:val="24"/>
                          </w:rPr>
                        </w:del>
                      </m:ctrlPr>
                    </m:sSubPr>
                    <m:e>
                      <m:r>
                        <w:del w:id="804" w:author="Chao Deng" w:date="2026-05-07T11:29:00Z" w16du:dateUtc="2026-05-07T03:29:00Z">
                          <w:rPr>
                            <w:rFonts w:ascii="Cambria Math" w:hAnsi="Cambria Math"/>
                            <w:szCs w:val="24"/>
                          </w:rPr>
                          <m:t>H</m:t>
                        </w:del>
                      </m:r>
                    </m:e>
                    <m:sub>
                      <m:r>
                        <w:del w:id="805" w:author="Chao Deng" w:date="2026-05-07T11:29:00Z" w16du:dateUtc="2026-05-07T03:29:00Z">
                          <w:rPr>
                            <w:rFonts w:ascii="Cambria Math" w:hAnsi="Cambria Math"/>
                            <w:szCs w:val="24"/>
                          </w:rPr>
                          <m:t>cls</m:t>
                        </w:del>
                      </m:r>
                    </m:sub>
                  </m:sSub>
                </m:e>
              </m:d>
              <m:r>
                <w:del w:id="806" w:author="Chao Deng" w:date="2026-05-07T11:59:00Z" w16du:dateUtc="2026-05-07T03:59:00Z">
                  <m:rPr>
                    <m:sty m:val="p"/>
                  </m:rPr>
                  <w:rPr>
                    <w:rFonts w:ascii="Cambria Math" w:hAnsi="Cambria Math"/>
                    <w:szCs w:val="24"/>
                  </w:rPr>
                  <m:t>#</m:t>
                </w:del>
              </m:r>
              <m:d>
                <m:dPr>
                  <m:ctrlPr>
                    <w:del w:id="807" w:author="Chao Deng" w:date="2026-05-07T11:59:00Z" w16du:dateUtc="2026-05-07T03:59:00Z">
                      <w:rPr>
                        <w:rFonts w:ascii="Cambria Math" w:hAnsi="Cambria Math"/>
                        <w:szCs w:val="24"/>
                      </w:rPr>
                    </w:del>
                  </m:ctrlPr>
                </m:dPr>
                <m:e>
                  <m:r>
                    <w:del w:id="808" w:author="Chao Deng" w:date="2026-05-07T11:59:00Z" w16du:dateUtc="2026-05-07T03:59:00Z">
                      <m:rPr>
                        <m:sty m:val="p"/>
                      </m:rPr>
                      <w:rPr>
                        <w:rFonts w:ascii="Cambria Math" w:hAnsi="Cambria Math"/>
                        <w:szCs w:val="24"/>
                      </w:rPr>
                      <m:t>1</m:t>
                    </w:del>
                  </m:r>
                  <m:r>
                    <w:del w:id="809" w:author="Chao Deng" w:date="2026-05-07T11:31:00Z" w16du:dateUtc="2026-05-07T03:31:00Z">
                      <m:rPr>
                        <m:sty m:val="p"/>
                      </m:rPr>
                      <w:rPr>
                        <w:rFonts w:ascii="Cambria Math" w:hAnsi="Cambria Math"/>
                        <w:szCs w:val="24"/>
                      </w:rPr>
                      <m:t>1</m:t>
                    </w:del>
                  </m:r>
                </m:e>
              </m:d>
            </m:e>
          </m:eqArr>
        </m:oMath>
      </m:oMathPara>
    </w:p>
    <w:p w14:paraId="4002B9F8" w14:textId="72C5C5FD" w:rsidR="002E1906" w:rsidDel="00CA5B00" w:rsidRDefault="002E1906" w:rsidP="00D42D59">
      <w:pPr>
        <w:rPr>
          <w:del w:id="810" w:author="Chao Deng" w:date="2026-05-07T15:33:00Z" w16du:dateUtc="2026-05-07T07:33:00Z"/>
          <w:szCs w:val="24"/>
        </w:rPr>
      </w:pPr>
      <w:del w:id="811" w:author="Chao Deng" w:date="2026-05-07T11:59:00Z" w16du:dateUtc="2026-05-07T03:59:00Z">
        <w:r w:rsidRPr="00E0583F" w:rsidDel="00D42D59">
          <w:rPr>
            <w:szCs w:val="24"/>
          </w:rPr>
          <w:delText>T</w:delText>
        </w:r>
      </w:del>
      <w:del w:id="812" w:author="Chao Deng" w:date="2026-05-07T15:33:00Z" w16du:dateUtc="2026-05-07T07:33:00Z">
        <w:r w:rsidRPr="00E0583F" w:rsidDel="00CA5B00">
          <w:rPr>
            <w:szCs w:val="24"/>
          </w:rPr>
          <w:delText>hrough attention pooling, the model implicitly learns to focus on the most probable modification sites while optimizing classification loss during backpropagation. This design obviates the need for a separate localization decoder and significantly enhances model interpretability. Furthermore, the visualization module renders these attention weights</w:delText>
        </w:r>
      </w:del>
      <w:del w:id="813" w:author="Chao Deng" w:date="2026-05-07T11:35:00Z" w16du:dateUtc="2026-05-07T03:35:00Z">
        <w:r w:rsidRPr="00E0583F" w:rsidDel="00E30A38">
          <w:rPr>
            <w:szCs w:val="24"/>
          </w:rPr>
          <w:delText xml:space="preserve"> (</w:delText>
        </w:r>
      </w:del>
      <m:oMath>
        <m:sSub>
          <m:sSubPr>
            <m:ctrlPr>
              <w:del w:id="814" w:author="Chao Deng" w:date="2026-05-07T11:35:00Z" w16du:dateUtc="2026-05-07T03:35:00Z">
                <w:rPr>
                  <w:rFonts w:ascii="Cambria Math" w:hAnsi="Cambria Math"/>
                  <w:i/>
                  <w:szCs w:val="24"/>
                </w:rPr>
              </w:del>
            </m:ctrlPr>
          </m:sSubPr>
          <m:e>
            <m:r>
              <w:del w:id="815" w:author="Chao Deng" w:date="2026-05-07T11:35:00Z" w16du:dateUtc="2026-05-07T03:35:00Z">
                <w:rPr>
                  <w:rFonts w:ascii="Cambria Math" w:hAnsi="Cambria Math"/>
                  <w:szCs w:val="24"/>
                </w:rPr>
                <m:t>Y</m:t>
              </w:del>
            </m:r>
          </m:e>
          <m:sub>
            <m:r>
              <w:del w:id="816" w:author="Chao Deng" w:date="2026-05-07T11:35:00Z" w16du:dateUtc="2026-05-07T03:35:00Z">
                <w:rPr>
                  <w:rFonts w:ascii="Cambria Math" w:hAnsi="Cambria Math"/>
                  <w:szCs w:val="24"/>
                </w:rPr>
                <m:t>loc</m:t>
              </w:del>
            </m:r>
          </m:sub>
        </m:sSub>
      </m:oMath>
      <w:del w:id="817" w:author="Chao Deng" w:date="2026-05-07T11:35:00Z" w16du:dateUtc="2026-05-07T03:35:00Z">
        <w:r w:rsidRPr="005D4A8A" w:rsidDel="00E30A38">
          <w:rPr>
            <w:szCs w:val="24"/>
          </w:rPr>
          <w:delText>)</w:delText>
        </w:r>
      </w:del>
      <w:del w:id="818" w:author="Chao Deng" w:date="2026-05-07T15:33:00Z" w16du:dateUtc="2026-05-07T07:33:00Z">
        <w:r w:rsidRPr="005D4A8A" w:rsidDel="00CA5B00">
          <w:rPr>
            <w:szCs w:val="24"/>
          </w:rPr>
          <w:delText>, enabling users to precisely pin</w:delText>
        </w:r>
        <w:r w:rsidRPr="00E0583F" w:rsidDel="00CA5B00">
          <w:rPr>
            <w:szCs w:val="24"/>
          </w:rPr>
          <w:delText>point modification sites within long sequences.</w:delText>
        </w:r>
      </w:del>
    </w:p>
    <w:p w14:paraId="5BA06310" w14:textId="61731A02" w:rsidR="000F14F3" w:rsidRPr="00E0583F" w:rsidRDefault="00581A48" w:rsidP="00277154">
      <w:pPr>
        <w:pStyle w:val="a2"/>
      </w:pPr>
      <w:del w:id="819" w:author="Chao Deng" w:date="2026-05-07T09:33:00Z" w16du:dateUtc="2026-05-07T01:33:00Z">
        <w:r w:rsidRPr="00D61B8E" w:rsidDel="00B35421">
          <w:drawing>
            <wp:inline distT="0" distB="0" distL="0" distR="0" wp14:anchorId="4764799C" wp14:editId="1603FED0">
              <wp:extent cx="5943600" cy="6254750"/>
              <wp:effectExtent l="0" t="0" r="0" b="6350"/>
              <wp:docPr id="1397432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32556" name="Picture 13974325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254750"/>
                      </a:xfrm>
                      <a:prstGeom prst="rect">
                        <a:avLst/>
                      </a:prstGeom>
                    </pic:spPr>
                  </pic:pic>
                </a:graphicData>
              </a:graphic>
            </wp:inline>
          </w:drawing>
        </w:r>
      </w:del>
      <w:ins w:id="820" w:author="Chao Deng" w:date="2026-05-07T15:52:00Z" w16du:dateUtc="2026-05-07T07:52:00Z">
        <w:r w:rsidR="00277154" w:rsidRPr="00277154">
          <w:rPr>
            <w:rPrChange w:id="821" w:author="Chao Deng" w:date="2026-05-07T15:52:00Z" w16du:dateUtc="2026-05-07T07:52:00Z">
              <w:rPr>
                <w14:ligatures w14:val="standardContextual"/>
              </w:rPr>
            </w:rPrChange>
          </w:rPr>
          <w:drawing>
            <wp:inline distT="0" distB="0" distL="0" distR="0" wp14:anchorId="17B9A7DB" wp14:editId="18068200">
              <wp:extent cx="5943600" cy="6254750"/>
              <wp:effectExtent l="0" t="0" r="0" b="6350"/>
              <wp:docPr id="169732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26335" name="Picture 16973263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254750"/>
                      </a:xfrm>
                      <a:prstGeom prst="rect">
                        <a:avLst/>
                      </a:prstGeom>
                    </pic:spPr>
                  </pic:pic>
                </a:graphicData>
              </a:graphic>
            </wp:inline>
          </w:drawing>
        </w:r>
      </w:ins>
    </w:p>
    <w:p w14:paraId="43A53363" w14:textId="18568BE8" w:rsidR="002E1906" w:rsidRPr="007D5CD2" w:rsidDel="00A41DBD" w:rsidRDefault="002E1906" w:rsidP="002E1906">
      <w:pPr>
        <w:rPr>
          <w:del w:id="822" w:author="Chao Deng" w:date="2026-05-07T15:54:00Z" w16du:dateUtc="2026-05-07T07:54:00Z"/>
        </w:rPr>
      </w:pPr>
      <w:bookmarkStart w:id="823" w:name="_Ref226646092"/>
      <w:r w:rsidRPr="0090649A">
        <w:t xml:space="preserve">Fig. </w:t>
      </w:r>
      <w:r w:rsidRPr="00FA6033">
        <w:rPr>
          <w:rFonts w:eastAsia="Times New Roman"/>
          <w:szCs w:val="24"/>
        </w:rPr>
        <w:fldChar w:fldCharType="begin"/>
      </w:r>
      <w:r w:rsidRPr="00FA6033">
        <w:instrText xml:space="preserve"> SEQ Fig. \* ARABIC </w:instrText>
      </w:r>
      <w:r w:rsidRPr="00FA6033">
        <w:rPr>
          <w:rFonts w:eastAsia="Times New Roman"/>
          <w:szCs w:val="24"/>
        </w:rPr>
        <w:fldChar w:fldCharType="separate"/>
      </w:r>
      <w:r w:rsidR="00C85814">
        <w:rPr>
          <w:noProof/>
        </w:rPr>
        <w:t>2</w:t>
      </w:r>
      <w:r w:rsidRPr="00FA6033">
        <w:rPr>
          <w:rFonts w:eastAsia="Times New Roman"/>
          <w:szCs w:val="24"/>
        </w:rPr>
        <w:fldChar w:fldCharType="end"/>
      </w:r>
      <w:bookmarkEnd w:id="823"/>
      <w:r w:rsidRPr="00FA6033">
        <w:t xml:space="preserve"> </w:t>
      </w:r>
      <w:r w:rsidRPr="007D5CD2">
        <w:t>mRModN</w:t>
      </w:r>
      <w:r w:rsidRPr="00FA6033">
        <w:t xml:space="preserve"> Model Architecture Diagram</w:t>
      </w:r>
      <w:ins w:id="824" w:author="Chao Deng" w:date="2026-05-07T15:54:00Z" w16du:dateUtc="2026-05-07T07:54:00Z">
        <w:r w:rsidR="00A41DBD">
          <w:t xml:space="preserve">. </w:t>
        </w:r>
      </w:ins>
    </w:p>
    <w:p w14:paraId="652B817E" w14:textId="6E2D417F" w:rsidR="00C87791" w:rsidRDefault="0049682F">
      <w:pPr>
        <w:pPrChange w:id="825" w:author="Chao Deng" w:date="2026-05-07T15:34:00Z" w16du:dateUtc="2026-05-07T07:34:00Z">
          <w:pPr>
            <w:pStyle w:val="ListParagraph"/>
            <w:numPr>
              <w:numId w:val="48"/>
            </w:numPr>
            <w:ind w:left="360" w:hanging="360"/>
          </w:pPr>
        </w:pPrChange>
      </w:pPr>
      <w:ins w:id="826" w:author="Chao Deng" w:date="2026-05-07T15:34:00Z" w16du:dateUtc="2026-05-07T07:34:00Z">
        <w:r>
          <w:t xml:space="preserve">(a) </w:t>
        </w:r>
      </w:ins>
      <w:r w:rsidR="002E1906">
        <w:t>Overview of the datasets and preprocessing pipeline.</w:t>
      </w:r>
      <w:r w:rsidR="002E1906">
        <w:rPr>
          <w:rFonts w:hint="eastAsia"/>
        </w:rPr>
        <w:t xml:space="preserve"> </w:t>
      </w:r>
      <w:r w:rsidR="002E1906">
        <w:t xml:space="preserve">(b) Architecture of </w:t>
      </w:r>
      <w:r w:rsidR="002E1906" w:rsidRPr="007D5CD2">
        <w:t>mRModN</w:t>
      </w:r>
      <w:r w:rsidR="002E1906">
        <w:t xml:space="preserve">. Modules highlighted in blue represent the key methodological innovations of this study. Embedding module converts raw RNA sequences into joint numerical and structural representations and organizes them as PyTorch Geometric objects. </w:t>
      </w:r>
      <w:ins w:id="827" w:author="Chao Deng" w:date="2026-05-07T15:59:00Z" w16du:dateUtc="2026-05-07T07:59:00Z">
        <w:r w:rsidR="00B13761" w:rsidRPr="00B13761">
          <w:t>Multi-view Motif Discovery (M</w:t>
        </w:r>
        <w:r w:rsidR="00B13761" w:rsidRPr="00B13761">
          <w:rPr>
            <w:vertAlign w:val="superscript"/>
            <w:rPrChange w:id="828" w:author="Chao Deng" w:date="2026-05-07T15:59:00Z" w16du:dateUtc="2026-05-07T07:59:00Z">
              <w:rPr/>
            </w:rPrChange>
          </w:rPr>
          <w:t>2</w:t>
        </w:r>
        <w:r w:rsidR="00B13761" w:rsidRPr="00B13761">
          <w:t>D) module integrates positional encoding, sequential features, and structural topology to learn multi-view contextual representations.</w:t>
        </w:r>
        <w:r w:rsidR="00B13761">
          <w:rPr>
            <w:rFonts w:hint="eastAsia"/>
          </w:rPr>
          <w:t xml:space="preserve"> </w:t>
        </w:r>
      </w:ins>
      <w:ins w:id="829" w:author="Chao Deng" w:date="2026-05-07T15:57:00Z" w16du:dateUtc="2026-05-07T07:57:00Z">
        <w:r w:rsidR="000452F2">
          <w:t>Mixture of Hierarchical Experts (MoHE) module</w:t>
        </w:r>
        <w:r w:rsidR="000452F2">
          <w:rPr>
            <w:rFonts w:hint="eastAsia"/>
          </w:rPr>
          <w:t xml:space="preserve"> </w:t>
        </w:r>
      </w:ins>
      <w:del w:id="830" w:author="Chao Deng" w:date="2026-05-07T15:57:00Z" w16du:dateUtc="2026-05-07T07:57:00Z">
        <w:r w:rsidR="002E1906" w:rsidDel="000452F2">
          <w:delText>Multi-view Motif Discovery (M</w:delText>
        </w:r>
        <w:r w:rsidR="002E1906" w:rsidRPr="0085452A" w:rsidDel="000452F2">
          <w:rPr>
            <w:vertAlign w:val="superscript"/>
          </w:rPr>
          <w:delText>2</w:delText>
        </w:r>
        <w:r w:rsidR="002E1906" w:rsidDel="000452F2">
          <w:delText xml:space="preserve">D) module </w:delText>
        </w:r>
      </w:del>
      <w:ins w:id="831" w:author="Chao Deng" w:date="2026-05-07T15:58:00Z" w16du:dateUtc="2026-05-07T07:58:00Z">
        <w:r w:rsidR="00854535" w:rsidRPr="00854535">
          <w:t>introduces a biologically informed hierarchical routing mechanism: four nucleotide-level queries are used by the Hierarchy Query Router (HQR)</w:t>
        </w:r>
      </w:ins>
      <w:ins w:id="832" w:author="Chao Deng" w:date="2026-05-07T15:59:00Z" w16du:dateUtc="2026-05-07T07:59:00Z">
        <w:r w:rsidR="00B13761">
          <w:rPr>
            <w:rFonts w:hint="eastAsia"/>
          </w:rPr>
          <w:t xml:space="preserve"> block</w:t>
        </w:r>
      </w:ins>
      <w:ins w:id="833" w:author="Chao Deng" w:date="2026-05-07T15:58:00Z" w16du:dateUtc="2026-05-07T07:58:00Z">
        <w:r w:rsidR="00854535" w:rsidRPr="00854535">
          <w:t xml:space="preserve"> to derive and </w:t>
        </w:r>
        <w:r w:rsidR="00854535" w:rsidRPr="00854535">
          <w:lastRenderedPageBreak/>
          <w:t>selectively activate modification-specific expert queries from the Experts Pool</w:t>
        </w:r>
      </w:ins>
      <w:ins w:id="834" w:author="Chao Deng" w:date="2026-05-07T16:00:00Z" w16du:dateUtc="2026-05-07T08:00:00Z">
        <w:r w:rsidR="00CE2D80">
          <w:rPr>
            <w:rFonts w:hint="eastAsia"/>
          </w:rPr>
          <w:t xml:space="preserve"> block</w:t>
        </w:r>
      </w:ins>
      <w:ins w:id="835" w:author="Chao Deng" w:date="2026-05-07T15:58:00Z" w16du:dateUtc="2026-05-07T07:58:00Z">
        <w:r w:rsidR="00854535" w:rsidRPr="00854535">
          <w:t>, which are then processed by the Hierarchy Cross Attention (HCA) block to generate modification-specific representations and class-specific attention maps.</w:t>
        </w:r>
      </w:ins>
      <w:del w:id="836" w:author="Chao Deng" w:date="2026-05-07T15:58:00Z" w16du:dateUtc="2026-05-07T07:58:00Z">
        <w:r w:rsidR="002E1906" w:rsidDel="00854535">
          <w:delText>incorporates positional encoding and integrates sequential and structural information to learn multi-view feature representations.</w:delText>
        </w:r>
      </w:del>
      <w:r w:rsidR="002E1906">
        <w:t xml:space="preserve"> </w:t>
      </w:r>
      <w:ins w:id="837" w:author="Chao Deng" w:date="2026-05-07T15:58:00Z" w16du:dateUtc="2026-05-07T07:58:00Z">
        <w:r w:rsidR="00FB7A39" w:rsidRPr="00FB7A39">
          <w:t>multi-Anchor Attention Pooling (A</w:t>
        </w:r>
        <w:r w:rsidR="00FB7A39" w:rsidRPr="00EF6D5D">
          <w:rPr>
            <w:vertAlign w:val="superscript"/>
            <w:rPrChange w:id="838" w:author="Chao Deng" w:date="2026-05-07T15:59:00Z" w16du:dateUtc="2026-05-07T07:59:00Z">
              <w:rPr/>
            </w:rPrChange>
          </w:rPr>
          <w:t>2</w:t>
        </w:r>
        <w:r w:rsidR="00FB7A39" w:rsidRPr="00FB7A39">
          <w:t>P) module further refines the MoHE-derived attention distribution into nucleotide-level localization scores and aligns it with the ground-truth multi-anchor site distribution through KL-divergence supervision, thereby improving multi-site localization accuracy and interpretability.</w:t>
        </w:r>
      </w:ins>
      <w:del w:id="839" w:author="Chao Deng" w:date="2026-05-07T15:58:00Z" w16du:dateUtc="2026-05-07T07:58:00Z">
        <w:r w:rsidR="002E1906" w:rsidDel="00FB7A39">
          <w:delText>Hierarchy Cross-Attention (HCA) module generates nucleotide-level queries and derives modification-level queries, which interact with the contextual features produced by M</w:delText>
        </w:r>
        <w:r w:rsidR="002E1906" w:rsidRPr="0085452A" w:rsidDel="00FB7A39">
          <w:rPr>
            <w:vertAlign w:val="superscript"/>
          </w:rPr>
          <w:delText>2</w:delText>
        </w:r>
        <w:r w:rsidR="002E1906" w:rsidDel="00FB7A39">
          <w:delText>D through cross-attention. Attention Pooling module further refines the attention distribution under KL-divergence supervision and produces nucleotide-level localization scores.</w:delText>
        </w:r>
      </w:del>
      <w:r w:rsidR="002E1906">
        <w:rPr>
          <w:rFonts w:hint="eastAsia"/>
        </w:rPr>
        <w:t xml:space="preserve"> </w:t>
      </w:r>
      <w:r w:rsidR="002E1906">
        <w:t>(c) Visualization module for intuitive interpretation of prediction results.</w:t>
      </w:r>
    </w:p>
    <w:p w14:paraId="328D179E" w14:textId="7C52625A" w:rsidR="002E1906" w:rsidRDefault="002E1906" w:rsidP="002E1906">
      <w:pPr>
        <w:pStyle w:val="a0"/>
        <w:rPr>
          <w:szCs w:val="24"/>
        </w:rPr>
      </w:pPr>
      <w:r>
        <w:rPr>
          <w:rFonts w:hint="eastAsia"/>
          <w:szCs w:val="24"/>
        </w:rPr>
        <w:t>L</w:t>
      </w:r>
      <w:r w:rsidRPr="005D4A8A">
        <w:rPr>
          <w:szCs w:val="24"/>
        </w:rPr>
        <w:t>oss functions</w:t>
      </w:r>
    </w:p>
    <w:p w14:paraId="69CFE143" w14:textId="6F87232D" w:rsidR="002E1906" w:rsidRPr="00E0583F" w:rsidRDefault="002E1906" w:rsidP="002E1906">
      <w:pPr>
        <w:rPr>
          <w:szCs w:val="24"/>
        </w:rPr>
      </w:pPr>
      <w:r w:rsidRPr="009223C3">
        <w:rPr>
          <w:szCs w:val="24"/>
        </w:rPr>
        <w:t>Considering the characteristics of RNA multi-modification detection, including extreme class imbalance and multi-label nature, we design a hybrid loss function combining classification and localization objectives.</w:t>
      </w:r>
      <w:r w:rsidRPr="00980848">
        <w:rPr>
          <w:szCs w:val="24"/>
        </w:rPr>
        <w:t xml:space="preserve"> </w:t>
      </w:r>
      <w:r w:rsidRPr="005D4A8A">
        <w:rPr>
          <w:szCs w:val="24"/>
        </w:rPr>
        <w:t xml:space="preserve">We employ binary cross-entropy (BCE) loss with logits as the base loss for </w:t>
      </w:r>
      <w:ins w:id="840" w:author="Chao Deng" w:date="2026-05-07T15:53:00Z" w16du:dateUtc="2026-05-07T07:53:00Z">
        <w:r w:rsidR="005972D0" w:rsidRPr="004073E7">
          <w:rPr>
            <w:rStyle w:val="Strong"/>
            <w:b w:val="0"/>
            <w:bCs w:val="0"/>
            <w:szCs w:val="24"/>
            <w:lang w:val="en-US"/>
          </w:rPr>
          <w:t>multi-label co-occurrence classification</w:t>
        </w:r>
      </w:ins>
      <w:del w:id="841" w:author="Chao Deng" w:date="2026-05-07T15:53:00Z" w16du:dateUtc="2026-05-07T07:53:00Z">
        <w:r w:rsidRPr="005D4A8A" w:rsidDel="005972D0">
          <w:rPr>
            <w:szCs w:val="24"/>
          </w:rPr>
          <w:delText>4 and 12 multi-label classification</w:delText>
        </w:r>
      </w:del>
      <w:r w:rsidRPr="005D4A8A">
        <w:rPr>
          <w:szCs w:val="24"/>
        </w:rPr>
        <w:t xml:space="preserve">. </w:t>
      </w:r>
      <w:r w:rsidRPr="00B10DF3">
        <w:rPr>
          <w:szCs w:val="24"/>
        </w:rPr>
        <w:t>T</w:t>
      </w:r>
      <w:r w:rsidRPr="00E0583F">
        <w:rPr>
          <w:szCs w:val="24"/>
        </w:rPr>
        <w:t>o alleviate class imbalance, we introduce a smoothed positive class weighting strategy:</w:t>
      </w:r>
    </w:p>
    <w:p w14:paraId="6701B183" w14:textId="4F0DC883" w:rsidR="002E1906" w:rsidRPr="005D4A8A" w:rsidRDefault="00000000" w:rsidP="002E1906">
      <w:pPr>
        <w:rPr>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c</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ad>
                    <m:radPr>
                      <m:degHide m:val="1"/>
                      <m:ctrlPr>
                        <w:rPr>
                          <w:rFonts w:ascii="Cambria Math" w:hAnsi="Cambria Math"/>
                          <w:szCs w:val="24"/>
                        </w:rPr>
                      </m:ctrlPr>
                    </m:radPr>
                    <m:deg/>
                    <m:e>
                      <m:sSub>
                        <m:sSubPr>
                          <m:ctrlPr>
                            <w:rPr>
                              <w:rFonts w:ascii="Cambria Math" w:hAnsi="Cambria Math"/>
                              <w:szCs w:val="24"/>
                            </w:rPr>
                          </m:ctrlPr>
                        </m:sSubPr>
                        <m:e>
                          <m:r>
                            <w:rPr>
                              <w:rFonts w:ascii="Cambria Math" w:hAnsi="Cambria Math"/>
                              <w:szCs w:val="24"/>
                            </w:rPr>
                            <m:t>n</m:t>
                          </m:r>
                        </m:e>
                        <m:sub>
                          <m:r>
                            <w:rPr>
                              <w:rFonts w:ascii="Cambria Math" w:hAnsi="Cambria Math"/>
                              <w:szCs w:val="24"/>
                            </w:rPr>
                            <m:t>c</m:t>
                          </m:r>
                        </m:sub>
                      </m:sSub>
                      <m:r>
                        <m:rPr>
                          <m:sty m:val="p"/>
                        </m:rPr>
                        <w:rPr>
                          <w:rFonts w:ascii="Cambria Math" w:hAnsi="Cambria Math"/>
                          <w:szCs w:val="24"/>
                        </w:rPr>
                        <m:t>+ℇ</m:t>
                      </m:r>
                    </m:e>
                  </m:rad>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r>
                    <w:del w:id="842" w:author="Chao Deng" w:date="2026-05-07T15:41:00Z" w16du:dateUtc="2026-05-07T07:41:00Z">
                      <m:rPr>
                        <m:sty m:val="p"/>
                      </m:rPr>
                      <w:rPr>
                        <w:rFonts w:ascii="Cambria Math" w:hAnsi="Cambria Math"/>
                        <w:szCs w:val="24"/>
                      </w:rPr>
                      <m:t>2</m:t>
                    </w:del>
                  </m:r>
                  <m:r>
                    <w:ins w:id="843" w:author="Chao Deng" w:date="2026-05-07T15:41:00Z" w16du:dateUtc="2026-05-07T07:41:00Z">
                      <m:rPr>
                        <m:sty m:val="p"/>
                      </m:rPr>
                      <w:rPr>
                        <w:rFonts w:ascii="Cambria Math" w:hAnsi="Cambria Math"/>
                        <w:szCs w:val="24"/>
                      </w:rPr>
                      <m:t>3</m:t>
                    </w:ins>
                  </m:r>
                </m:e>
              </m:d>
            </m:e>
          </m:eqArr>
        </m:oMath>
      </m:oMathPara>
    </w:p>
    <w:p w14:paraId="4703D731" w14:textId="77777777" w:rsidR="002E1906" w:rsidRPr="005F2A62" w:rsidRDefault="002E1906" w:rsidP="002E1906">
      <w:pPr>
        <w:rPr>
          <w:szCs w:val="24"/>
        </w:rPr>
      </w:pPr>
      <w:r w:rsidRPr="005D4A8A">
        <w:rPr>
          <w:szCs w:val="24"/>
        </w:rPr>
        <w:t xml:space="preserve">where </w:t>
      </w:r>
      <m:oMath>
        <m:sSub>
          <m:sSubPr>
            <m:ctrlPr>
              <w:rPr>
                <w:rFonts w:ascii="Cambria Math" w:hAnsi="Cambria Math"/>
                <w:i/>
                <w:szCs w:val="24"/>
              </w:rPr>
            </m:ctrlPr>
          </m:sSubPr>
          <m:e>
            <m:r>
              <w:rPr>
                <w:rFonts w:ascii="Cambria Math" w:hAnsi="Cambria Math"/>
                <w:szCs w:val="24"/>
              </w:rPr>
              <m:t>n</m:t>
            </m:r>
          </m:e>
          <m:sub>
            <m:r>
              <w:rPr>
                <w:rFonts w:ascii="Cambria Math" w:hAnsi="Cambria Math"/>
                <w:szCs w:val="24"/>
              </w:rPr>
              <m:t>c</m:t>
            </m:r>
          </m:sub>
        </m:sSub>
      </m:oMath>
      <w:r w:rsidRPr="005D4A8A">
        <w:rPr>
          <w:szCs w:val="24"/>
        </w:rPr>
        <w:t xml:space="preserve"> denotes the number of positive samples for class </w:t>
      </w:r>
      <m:oMath>
        <m:r>
          <w:rPr>
            <w:rFonts w:ascii="Cambria Math" w:hAnsi="Cambria Math"/>
            <w:szCs w:val="24"/>
          </w:rPr>
          <m:t>c</m:t>
        </m:r>
      </m:oMath>
      <w:r w:rsidRPr="00B10DF3">
        <w:rPr>
          <w:szCs w:val="24"/>
        </w:rPr>
        <w:t xml:space="preserve">, and </w:t>
      </w:r>
      <m:oMath>
        <m:r>
          <w:rPr>
            <w:rFonts w:ascii="Cambria Math" w:hAnsi="Cambria Math"/>
            <w:szCs w:val="24"/>
          </w:rPr>
          <m:t>ℇ</m:t>
        </m:r>
      </m:oMath>
      <w:r w:rsidRPr="00E0583F">
        <w:rPr>
          <w:szCs w:val="24"/>
        </w:rPr>
        <w:t xml:space="preserve"> is a small constant to avoid division by zero. The weights are further normalized to ensure numerical stability, and the final classification loss is defined as:</w:t>
      </w:r>
    </w:p>
    <w:p w14:paraId="79633C27" w14:textId="7672FFFA" w:rsidR="002E1906" w:rsidRPr="005D4A8A" w:rsidRDefault="00000000" w:rsidP="002E1906">
      <w:pPr>
        <w:rPr>
          <w:szCs w:val="24"/>
        </w:rPr>
      </w:pPr>
      <m:oMathPara>
        <m:oMath>
          <m:eqArr>
            <m:eqArrPr>
              <m:maxDist m:val="1"/>
              <m:ctrlPr>
                <w:rPr>
                  <w:rFonts w:ascii="Cambria Math" w:hAnsi="Cambria Math"/>
                  <w:szCs w:val="24"/>
                </w:rPr>
              </m:ctrlPr>
            </m:eqArrPr>
            <m:e>
              <m:sSub>
                <m:sSubPr>
                  <m:ctrlPr>
                    <w:rPr>
                      <w:rFonts w:ascii="Cambria Math" w:hAnsi="Cambria Math"/>
                      <w:szCs w:val="24"/>
                    </w:rPr>
                  </m:ctrlPr>
                </m:sSubPr>
                <m:e>
                  <m:r>
                    <w:rPr>
                      <w:rFonts w:ascii="Cambria Math" w:hAnsi="Cambria Math"/>
                      <w:szCs w:val="24"/>
                    </w:rPr>
                    <m:t>L</m:t>
                  </m:r>
                </m:e>
                <m:sub>
                  <m:r>
                    <w:rPr>
                      <w:rFonts w:ascii="Cambria Math" w:hAnsi="Cambria Math"/>
                      <w:szCs w:val="24"/>
                    </w:rPr>
                    <m:t>cls</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w:rPr>
                      <w:rFonts w:ascii="Cambria Math" w:hAnsi="Cambria Math"/>
                      <w:szCs w:val="24"/>
                    </w:rPr>
                    <m:t>B</m:t>
                  </m:r>
                </m:den>
              </m:f>
              <m:nary>
                <m:naryPr>
                  <m:chr m:val="∑"/>
                  <m:limLoc m:val="undOvr"/>
                  <m:ctrlPr>
                    <w:rPr>
                      <w:rFonts w:ascii="Cambria Math" w:hAnsi="Cambria Math"/>
                      <w:szCs w:val="24"/>
                    </w:rPr>
                  </m:ctrlPr>
                </m:naryPr>
                <m:sub>
                  <m:r>
                    <w:rPr>
                      <w:rFonts w:ascii="Cambria Math" w:hAnsi="Cambria Math"/>
                      <w:szCs w:val="24"/>
                    </w:rPr>
                    <m:t>b</m:t>
                  </m:r>
                  <m:r>
                    <m:rPr>
                      <m:sty m:val="p"/>
                    </m:rPr>
                    <w:rPr>
                      <w:rFonts w:ascii="Cambria Math" w:hAnsi="Cambria Math"/>
                      <w:szCs w:val="24"/>
                    </w:rPr>
                    <m:t>=1</m:t>
                  </m:r>
                </m:sub>
                <m:sup>
                  <m:r>
                    <w:rPr>
                      <w:rFonts w:ascii="Cambria Math" w:hAnsi="Cambria Math"/>
                      <w:szCs w:val="24"/>
                    </w:rPr>
                    <m:t>B</m:t>
                  </m:r>
                </m:sup>
                <m:e>
                  <m:nary>
                    <m:naryPr>
                      <m:chr m:val="∑"/>
                      <m:limLoc m:val="undOvr"/>
                      <m:ctrlPr>
                        <w:rPr>
                          <w:rFonts w:ascii="Cambria Math" w:hAnsi="Cambria Math"/>
                          <w:szCs w:val="24"/>
                        </w:rPr>
                      </m:ctrlPr>
                    </m:naryPr>
                    <m:sub>
                      <m:r>
                        <w:rPr>
                          <w:rFonts w:ascii="Cambria Math" w:hAnsi="Cambria Math"/>
                          <w:szCs w:val="24"/>
                        </w:rPr>
                        <m:t>i</m:t>
                      </m:r>
                      <m:r>
                        <m:rPr>
                          <m:sty m:val="p"/>
                        </m:rPr>
                        <w:rPr>
                          <w:rFonts w:ascii="Cambria Math" w:hAnsi="Cambria Math"/>
                          <w:szCs w:val="24"/>
                        </w:rPr>
                        <m:t>=1</m:t>
                      </m:r>
                    </m:sub>
                    <m:sup>
                      <m:r>
                        <m:rPr>
                          <m:sty m:val="p"/>
                        </m:rPr>
                        <w:rPr>
                          <w:rFonts w:ascii="Cambria Math" w:hAnsi="Cambria Math"/>
                          <w:szCs w:val="24"/>
                        </w:rPr>
                        <m:t>12</m:t>
                      </m:r>
                    </m:sup>
                    <m:e>
                      <m:sSub>
                        <m:sSubPr>
                          <m:ctrlPr>
                            <w:rPr>
                              <w:rFonts w:ascii="Cambria Math" w:hAnsi="Cambria Math"/>
                              <w:szCs w:val="24"/>
                            </w:rPr>
                          </m:ctrlPr>
                        </m:sSubPr>
                        <m:e>
                          <m:r>
                            <w:rPr>
                              <w:rFonts w:ascii="Cambria Math" w:hAnsi="Cambria Math"/>
                              <w:szCs w:val="24"/>
                            </w:rPr>
                            <m:t>w</m:t>
                          </m:r>
                        </m:e>
                        <m:sub>
                          <m:r>
                            <w:rPr>
                              <w:rFonts w:ascii="Cambria Math" w:hAnsi="Cambria Math"/>
                              <w:szCs w:val="24"/>
                            </w:rPr>
                            <m:t>c</m:t>
                          </m:r>
                        </m:sub>
                      </m:sSub>
                      <m:r>
                        <m:rPr>
                          <m:sty m:val="p"/>
                        </m:rPr>
                        <w:rPr>
                          <w:rFonts w:ascii="Cambria Math" w:hAnsi="Cambria Math"/>
                          <w:szCs w:val="24"/>
                        </w:rPr>
                        <m:t>∙BCE</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r>
                                <m:rPr>
                                  <m:sty m:val="p"/>
                                </m:rPr>
                                <w:rPr>
                                  <w:rFonts w:ascii="Cambria Math" w:hAnsi="Cambria Math"/>
                                  <w:szCs w:val="24"/>
                                </w:rPr>
                                <m:t>,</m:t>
                              </m:r>
                              <m:r>
                                <w:rPr>
                                  <w:rFonts w:ascii="Cambria Math" w:hAnsi="Cambria Math"/>
                                  <w:szCs w:val="24"/>
                                </w:rPr>
                                <m:t>c</m:t>
                              </m:r>
                            </m:sub>
                          </m:sSub>
                          <m:r>
                            <m:rPr>
                              <m:sty m:val="p"/>
                            </m:rP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y</m:t>
                                  </m:r>
                                </m:e>
                              </m:acc>
                            </m:e>
                            <m:sub>
                              <m:r>
                                <w:rPr>
                                  <w:rFonts w:ascii="Cambria Math" w:hAnsi="Cambria Math"/>
                                  <w:szCs w:val="24"/>
                                </w:rPr>
                                <m:t>i</m:t>
                              </m:r>
                              <m:r>
                                <m:rPr>
                                  <m:sty m:val="p"/>
                                </m:rPr>
                                <w:rPr>
                                  <w:rFonts w:ascii="Cambria Math" w:hAnsi="Cambria Math"/>
                                  <w:szCs w:val="24"/>
                                </w:rPr>
                                <m:t>,</m:t>
                              </m:r>
                              <m:r>
                                <w:rPr>
                                  <w:rFonts w:ascii="Cambria Math" w:hAnsi="Cambria Math"/>
                                  <w:szCs w:val="24"/>
                                </w:rPr>
                                <m:t>c</m:t>
                              </m:r>
                            </m:sub>
                          </m:sSub>
                        </m:e>
                      </m:d>
                    </m:e>
                  </m:nary>
                </m:e>
              </m:nary>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r>
                    <w:ins w:id="844" w:author="Chao Deng" w:date="2026-05-07T15:41:00Z" w16du:dateUtc="2026-05-07T07:41:00Z">
                      <m:rPr>
                        <m:sty m:val="p"/>
                      </m:rPr>
                      <w:rPr>
                        <w:rFonts w:ascii="Cambria Math" w:hAnsi="Cambria Math"/>
                        <w:szCs w:val="24"/>
                      </w:rPr>
                      <m:t>4</m:t>
                    </w:ins>
                  </m:r>
                  <m:r>
                    <w:del w:id="845" w:author="Chao Deng" w:date="2026-05-07T15:41:00Z" w16du:dateUtc="2026-05-07T07:41:00Z">
                      <m:rPr>
                        <m:sty m:val="p"/>
                      </m:rPr>
                      <w:rPr>
                        <w:rFonts w:ascii="Cambria Math" w:hAnsi="Cambria Math"/>
                        <w:szCs w:val="24"/>
                      </w:rPr>
                      <m:t>3</m:t>
                    </w:del>
                  </m:r>
                </m:e>
              </m:d>
            </m:e>
          </m:eqArr>
        </m:oMath>
      </m:oMathPara>
    </w:p>
    <w:p w14:paraId="6F079DB3" w14:textId="77777777" w:rsidR="002E1906" w:rsidRDefault="002E1906" w:rsidP="002E1906">
      <w:pPr>
        <w:rPr>
          <w:ins w:id="846" w:author="Chao Deng" w:date="2026-05-07T15:37:00Z" w16du:dateUtc="2026-05-07T07:37:00Z"/>
          <w:szCs w:val="24"/>
        </w:rPr>
      </w:pPr>
      <w:r w:rsidRPr="005D4A8A">
        <w:rPr>
          <w:szCs w:val="24"/>
        </w:rPr>
        <w:t xml:space="preserve">where </w:t>
      </w:r>
      <m:oMath>
        <m:r>
          <w:rPr>
            <w:rFonts w:ascii="Cambria Math" w:hAnsi="Cambria Math"/>
            <w:szCs w:val="24"/>
          </w:rPr>
          <m:t>B</m:t>
        </m:r>
      </m:oMath>
      <w:r w:rsidRPr="005D4A8A">
        <w:rPr>
          <w:szCs w:val="24"/>
        </w:rPr>
        <w:t xml:space="preserve"> is </w:t>
      </w:r>
      <w:r w:rsidRPr="00B10DF3">
        <w:rPr>
          <w:szCs w:val="24"/>
        </w:rPr>
        <w:t xml:space="preserve">the batch size, </w:t>
      </w:r>
      <m:oMath>
        <m:r>
          <w:rPr>
            <w:rFonts w:ascii="Cambria Math" w:hAnsi="Cambria Math"/>
            <w:szCs w:val="24"/>
          </w:rPr>
          <m:t>c</m:t>
        </m:r>
      </m:oMath>
      <w:r w:rsidRPr="00E0583F">
        <w:rPr>
          <w:szCs w:val="24"/>
        </w:rPr>
        <w:t xml:space="preserve"> is the number of modification types, </w:t>
      </w:r>
      <m:oMath>
        <m:sSub>
          <m:sSubPr>
            <m:ctrlPr>
              <w:rPr>
                <w:rFonts w:ascii="Cambria Math" w:hAnsi="Cambria Math"/>
                <w:i/>
                <w:szCs w:val="24"/>
              </w:rPr>
            </m:ctrlPr>
          </m:sSubPr>
          <m:e>
            <m:r>
              <w:rPr>
                <w:rFonts w:ascii="Cambria Math" w:hAnsi="Cambria Math"/>
                <w:szCs w:val="24"/>
              </w:rPr>
              <m:t>y</m:t>
            </m:r>
          </m:e>
          <m:sub>
            <m:r>
              <w:rPr>
                <w:rFonts w:ascii="Cambria Math" w:hAnsi="Cambria Math"/>
                <w:szCs w:val="24"/>
              </w:rPr>
              <m:t>i,c</m:t>
            </m:r>
          </m:sub>
        </m:sSub>
      </m:oMath>
      <w:r w:rsidRPr="005D4A8A">
        <w:rPr>
          <w:szCs w:val="24"/>
        </w:rPr>
        <w:t xml:space="preserve"> is the ground-truth label, and </w:t>
      </w:r>
      <m:oMath>
        <m:sSub>
          <m:sSubPr>
            <m:ctrlPr>
              <w:rPr>
                <w:rFonts w:ascii="Cambria Math" w:hAnsi="Cambria Math"/>
                <w:i/>
                <w:szCs w:val="24"/>
              </w:rPr>
            </m:ctrlPr>
          </m:sSubPr>
          <m:e>
            <m:acc>
              <m:accPr>
                <m:ctrlPr>
                  <w:rPr>
                    <w:rFonts w:ascii="Cambria Math" w:hAnsi="Cambria Math"/>
                    <w:i/>
                    <w:szCs w:val="24"/>
                  </w:rPr>
                </m:ctrlPr>
              </m:accPr>
              <m:e>
                <m:r>
                  <w:rPr>
                    <w:rFonts w:ascii="Cambria Math" w:hAnsi="Cambria Math"/>
                    <w:szCs w:val="24"/>
                  </w:rPr>
                  <m:t>y</m:t>
                </m:r>
              </m:e>
            </m:acc>
          </m:e>
          <m:sub>
            <m:r>
              <w:rPr>
                <w:rFonts w:ascii="Cambria Math" w:hAnsi="Cambria Math"/>
                <w:szCs w:val="24"/>
              </w:rPr>
              <m:t>i,c</m:t>
            </m:r>
          </m:sub>
        </m:sSub>
      </m:oMath>
      <w:r w:rsidRPr="005D4A8A">
        <w:rPr>
          <w:szCs w:val="24"/>
        </w:rPr>
        <w:t xml:space="preserve"> is the predicted probability after sigmoid activation.</w:t>
      </w:r>
    </w:p>
    <w:p w14:paraId="604F4DE8" w14:textId="7B8409D3" w:rsidR="00A0342F" w:rsidRPr="005D4A8A" w:rsidRDefault="00A0342F" w:rsidP="002E1906">
      <w:pPr>
        <w:rPr>
          <w:szCs w:val="24"/>
        </w:rPr>
      </w:pPr>
      <w:ins w:id="847" w:author="Chao Deng" w:date="2026-05-07T15:37:00Z" w16du:dateUtc="2026-05-07T07:37:00Z">
        <w:r>
          <w:t>For nucleotide-level localization, we use the A</w:t>
        </w:r>
        <w:r w:rsidRPr="00A0342F">
          <w:rPr>
            <w:vertAlign w:val="superscript"/>
            <w:rPrChange w:id="848" w:author="Chao Deng" w:date="2026-05-07T15:37:00Z" w16du:dateUtc="2026-05-07T07:37:00Z">
              <w:rPr/>
            </w:rPrChange>
          </w:rPr>
          <w:t>2</w:t>
        </w:r>
        <w:r>
          <w:t xml:space="preserve">P attention-alignment loss </w:t>
        </w:r>
      </w:ins>
      <m:oMath>
        <m:sSub>
          <m:sSubPr>
            <m:ctrlPr>
              <w:ins w:id="849" w:author="Chao Deng" w:date="2026-05-07T15:37:00Z" w16du:dateUtc="2026-05-07T07:37:00Z">
                <w:rPr>
                  <w:rFonts w:ascii="Cambria Math" w:hAnsi="Cambria Math"/>
                  <w:szCs w:val="24"/>
                </w:rPr>
              </w:ins>
            </m:ctrlPr>
          </m:sSubPr>
          <m:e>
            <m:r>
              <w:ins w:id="850" w:author="Chao Deng" w:date="2026-05-07T15:37:00Z" w16du:dateUtc="2026-05-07T07:37:00Z">
                <w:rPr>
                  <w:rFonts w:ascii="Cambria Math" w:hAnsi="Cambria Math"/>
                  <w:szCs w:val="24"/>
                </w:rPr>
                <m:t>L</m:t>
              </w:ins>
            </m:r>
          </m:e>
          <m:sub>
            <m:r>
              <w:ins w:id="851" w:author="Chao Deng" w:date="2026-05-07T15:37:00Z" w16du:dateUtc="2026-05-07T07:37:00Z">
                <w:rPr>
                  <w:rFonts w:ascii="Cambria Math" w:hAnsi="Cambria Math"/>
                  <w:szCs w:val="24"/>
                </w:rPr>
                <m:t>loc</m:t>
              </w:ins>
            </m:r>
          </m:sub>
        </m:sSub>
      </m:oMath>
      <w:ins w:id="852" w:author="Chao Deng" w:date="2026-05-07T15:37:00Z" w16du:dateUtc="2026-05-07T07:37:00Z">
        <w:r>
          <w:rPr>
            <w:szCs w:val="24"/>
          </w:rPr>
          <w:t xml:space="preserve"> </w:t>
        </w:r>
        <w:r>
          <w:t>defined in Eq.1</w:t>
        </w:r>
      </w:ins>
      <w:ins w:id="853" w:author="Chao Deng" w:date="2026-05-07T15:38:00Z" w16du:dateUtc="2026-05-07T07:38:00Z">
        <w:r w:rsidR="00077D65">
          <w:t>2</w:t>
        </w:r>
      </w:ins>
      <w:ins w:id="854" w:author="Chao Deng" w:date="2026-05-07T15:37:00Z" w16du:dateUtc="2026-05-07T07:37:00Z">
        <w:r>
          <w:t>. The final objective of mRModN is:</w:t>
        </w:r>
      </w:ins>
    </w:p>
    <w:p w14:paraId="1239CDD9" w14:textId="3F278803" w:rsidR="002E1906" w:rsidRPr="00E0583F" w:rsidDel="00A0342F" w:rsidRDefault="002E1906" w:rsidP="002E1906">
      <w:pPr>
        <w:rPr>
          <w:del w:id="855" w:author="Chao Deng" w:date="2026-05-07T15:37:00Z" w16du:dateUtc="2026-05-07T07:37:00Z"/>
          <w:szCs w:val="24"/>
        </w:rPr>
      </w:pPr>
      <w:del w:id="856" w:author="Chao Deng" w:date="2026-05-07T15:37:00Z" w16du:dateUtc="2026-05-07T07:37:00Z">
        <w:r w:rsidRPr="00B10DF3" w:rsidDel="00A0342F">
          <w:rPr>
            <w:szCs w:val="24"/>
          </w:rPr>
          <w:delText>To enhance the localization capability and interpretability of the model, we introduce an attentio</w:delText>
        </w:r>
        <w:r w:rsidRPr="00E0583F" w:rsidDel="00A0342F">
          <w:rPr>
            <w:szCs w:val="24"/>
          </w:rPr>
          <w:delText>n supervision loss based on Kullback–Leibler (KL) divergence. For each modification type, we normalize the ground-truth modification site labels into a probability distribution and compute the divergence between the predicted attention weights and the ground-truth distribution:</w:delText>
        </w:r>
      </w:del>
    </w:p>
    <w:p w14:paraId="4E9AAE03" w14:textId="1F6C3296" w:rsidR="002E1906" w:rsidRPr="005D4A8A" w:rsidDel="00A0342F" w:rsidRDefault="00000000" w:rsidP="002E1906">
      <w:pPr>
        <w:rPr>
          <w:del w:id="857" w:author="Chao Deng" w:date="2026-05-07T15:37:00Z" w16du:dateUtc="2026-05-07T07:37:00Z"/>
          <w:szCs w:val="24"/>
        </w:rPr>
      </w:pPr>
      <m:oMathPara>
        <m:oMath>
          <m:eqArr>
            <m:eqArrPr>
              <m:maxDist m:val="1"/>
              <m:ctrlPr>
                <w:del w:id="858" w:author="Chao Deng" w:date="2026-05-07T15:37:00Z" w16du:dateUtc="2026-05-07T07:37:00Z">
                  <w:rPr>
                    <w:rFonts w:ascii="Cambria Math" w:hAnsi="Cambria Math"/>
                    <w:szCs w:val="24"/>
                  </w:rPr>
                </w:del>
              </m:ctrlPr>
            </m:eqArrPr>
            <m:e>
              <m:sSub>
                <m:sSubPr>
                  <m:ctrlPr>
                    <w:del w:id="859" w:author="Chao Deng" w:date="2026-05-07T15:37:00Z" w16du:dateUtc="2026-05-07T07:37:00Z">
                      <w:rPr>
                        <w:rFonts w:ascii="Cambria Math" w:hAnsi="Cambria Math"/>
                        <w:szCs w:val="24"/>
                      </w:rPr>
                    </w:del>
                  </m:ctrlPr>
                </m:sSubPr>
                <m:e>
                  <m:r>
                    <w:del w:id="860" w:author="Chao Deng" w:date="2026-05-07T15:37:00Z" w16du:dateUtc="2026-05-07T07:37:00Z">
                      <w:rPr>
                        <w:rFonts w:ascii="Cambria Math" w:hAnsi="Cambria Math"/>
                        <w:szCs w:val="24"/>
                      </w:rPr>
                      <m:t>L</m:t>
                    </w:del>
                  </m:r>
                </m:e>
                <m:sub>
                  <m:r>
                    <w:del w:id="861" w:author="Chao Deng" w:date="2026-05-07T15:37:00Z" w16du:dateUtc="2026-05-07T07:37:00Z">
                      <w:rPr>
                        <w:rFonts w:ascii="Cambria Math" w:hAnsi="Cambria Math"/>
                        <w:szCs w:val="24"/>
                      </w:rPr>
                      <m:t>loc</m:t>
                    </w:del>
                  </m:r>
                </m:sub>
              </m:sSub>
              <m:r>
                <w:del w:id="862" w:author="Chao Deng" w:date="2026-05-07T15:37:00Z" w16du:dateUtc="2026-05-07T07:37:00Z">
                  <m:rPr>
                    <m:sty m:val="p"/>
                  </m:rPr>
                  <w:rPr>
                    <w:rFonts w:ascii="Cambria Math" w:hAnsi="Cambria Math"/>
                    <w:szCs w:val="24"/>
                  </w:rPr>
                  <m:t>=</m:t>
                </w:del>
              </m:r>
              <m:f>
                <m:fPr>
                  <m:ctrlPr>
                    <w:del w:id="863" w:author="Chao Deng" w:date="2026-05-07T15:37:00Z" w16du:dateUtc="2026-05-07T07:37:00Z">
                      <w:rPr>
                        <w:rFonts w:ascii="Cambria Math" w:hAnsi="Cambria Math"/>
                        <w:szCs w:val="24"/>
                      </w:rPr>
                    </w:del>
                  </m:ctrlPr>
                </m:fPr>
                <m:num>
                  <m:r>
                    <w:del w:id="864" w:author="Chao Deng" w:date="2026-05-07T15:37:00Z" w16du:dateUtc="2026-05-07T07:37:00Z">
                      <m:rPr>
                        <m:sty m:val="p"/>
                      </m:rPr>
                      <w:rPr>
                        <w:rFonts w:ascii="Cambria Math" w:hAnsi="Cambria Math"/>
                        <w:szCs w:val="24"/>
                      </w:rPr>
                      <m:t>1</m:t>
                    </w:del>
                  </m:r>
                </m:num>
                <m:den>
                  <m:d>
                    <m:dPr>
                      <m:begChr m:val="|"/>
                      <m:endChr m:val="|"/>
                      <m:ctrlPr>
                        <w:del w:id="865" w:author="Chao Deng" w:date="2026-05-07T15:37:00Z" w16du:dateUtc="2026-05-07T07:37:00Z">
                          <w:rPr>
                            <w:rFonts w:ascii="Cambria Math" w:hAnsi="Cambria Math"/>
                            <w:szCs w:val="24"/>
                          </w:rPr>
                        </w:del>
                      </m:ctrlPr>
                    </m:dPr>
                    <m:e>
                      <m:sSup>
                        <m:sSupPr>
                          <m:ctrlPr>
                            <w:del w:id="866" w:author="Chao Deng" w:date="2026-05-07T15:37:00Z" w16du:dateUtc="2026-05-07T07:37:00Z">
                              <w:rPr>
                                <w:rFonts w:ascii="Cambria Math" w:hAnsi="Cambria Math"/>
                                <w:szCs w:val="24"/>
                              </w:rPr>
                            </w:del>
                          </m:ctrlPr>
                        </m:sSupPr>
                        <m:e>
                          <m:r>
                            <w:del w:id="867" w:author="Chao Deng" w:date="2026-05-07T15:37:00Z" w16du:dateUtc="2026-05-07T07:37:00Z">
                              <w:rPr>
                                <w:rFonts w:ascii="Cambria Math" w:hAnsi="Cambria Math"/>
                                <w:szCs w:val="24"/>
                              </w:rPr>
                              <m:t>C</m:t>
                            </w:del>
                          </m:r>
                        </m:e>
                        <m:sup>
                          <m:r>
                            <w:del w:id="868" w:author="Chao Deng" w:date="2026-05-07T15:37:00Z" w16du:dateUtc="2026-05-07T07:37:00Z">
                              <m:rPr>
                                <m:sty m:val="p"/>
                              </m:rPr>
                              <w:rPr>
                                <w:rFonts w:ascii="Cambria Math" w:hAnsi="Cambria Math"/>
                                <w:szCs w:val="24"/>
                              </w:rPr>
                              <m:t>+</m:t>
                            </w:del>
                          </m:r>
                        </m:sup>
                      </m:sSup>
                    </m:e>
                  </m:d>
                </m:den>
              </m:f>
              <m:nary>
                <m:naryPr>
                  <m:chr m:val="∑"/>
                  <m:limLoc m:val="undOvr"/>
                  <m:supHide m:val="1"/>
                  <m:ctrlPr>
                    <w:del w:id="869" w:author="Chao Deng" w:date="2026-05-07T15:37:00Z" w16du:dateUtc="2026-05-07T07:37:00Z">
                      <w:rPr>
                        <w:rFonts w:ascii="Cambria Math" w:hAnsi="Cambria Math"/>
                        <w:szCs w:val="24"/>
                      </w:rPr>
                    </w:del>
                  </m:ctrlPr>
                </m:naryPr>
                <m:sub>
                  <m:r>
                    <w:del w:id="870" w:author="Chao Deng" w:date="2026-05-07T15:37:00Z" w16du:dateUtc="2026-05-07T07:37:00Z">
                      <w:rPr>
                        <w:rFonts w:ascii="Cambria Math" w:hAnsi="Cambria Math"/>
                        <w:szCs w:val="24"/>
                      </w:rPr>
                      <m:t>c</m:t>
                    </w:del>
                  </m:r>
                  <m:r>
                    <w:del w:id="871" w:author="Chao Deng" w:date="2026-05-07T15:37:00Z" w16du:dateUtc="2026-05-07T07:37:00Z">
                      <m:rPr>
                        <m:sty m:val="p"/>
                      </m:rPr>
                      <w:rPr>
                        <w:rFonts w:ascii="Cambria Math" w:hAnsi="Cambria Math" w:hint="eastAsia"/>
                        <w:szCs w:val="24"/>
                      </w:rPr>
                      <m:t>∈</m:t>
                    </w:del>
                  </m:r>
                  <m:sSup>
                    <m:sSupPr>
                      <m:ctrlPr>
                        <w:del w:id="872" w:author="Chao Deng" w:date="2026-05-07T15:37:00Z" w16du:dateUtc="2026-05-07T07:37:00Z">
                          <w:rPr>
                            <w:rFonts w:ascii="Cambria Math" w:hAnsi="Cambria Math"/>
                            <w:szCs w:val="24"/>
                          </w:rPr>
                        </w:del>
                      </m:ctrlPr>
                    </m:sSupPr>
                    <m:e>
                      <m:r>
                        <w:del w:id="873" w:author="Chao Deng" w:date="2026-05-07T15:37:00Z" w16du:dateUtc="2026-05-07T07:37:00Z">
                          <w:rPr>
                            <w:rFonts w:ascii="Cambria Math" w:hAnsi="Cambria Math"/>
                            <w:szCs w:val="24"/>
                          </w:rPr>
                          <m:t>C</m:t>
                        </w:del>
                      </m:r>
                    </m:e>
                    <m:sup>
                      <m:r>
                        <w:del w:id="874" w:author="Chao Deng" w:date="2026-05-07T15:37:00Z" w16du:dateUtc="2026-05-07T07:37:00Z">
                          <m:rPr>
                            <m:sty m:val="p"/>
                          </m:rPr>
                          <w:rPr>
                            <w:rFonts w:ascii="Cambria Math" w:hAnsi="Cambria Math"/>
                            <w:szCs w:val="24"/>
                          </w:rPr>
                          <m:t>+</m:t>
                        </w:del>
                      </m:r>
                    </m:sup>
                  </m:sSup>
                </m:sub>
                <m:sup/>
                <m:e>
                  <m:sSub>
                    <m:sSubPr>
                      <m:ctrlPr>
                        <w:del w:id="875" w:author="Chao Deng" w:date="2026-05-07T15:37:00Z" w16du:dateUtc="2026-05-07T07:37:00Z">
                          <w:rPr>
                            <w:rFonts w:ascii="Cambria Math" w:hAnsi="Cambria Math"/>
                            <w:szCs w:val="24"/>
                          </w:rPr>
                        </w:del>
                      </m:ctrlPr>
                    </m:sSubPr>
                    <m:e>
                      <m:r>
                        <w:del w:id="876" w:author="Chao Deng" w:date="2026-05-07T15:37:00Z" w16du:dateUtc="2026-05-07T07:37:00Z">
                          <w:rPr>
                            <w:rFonts w:ascii="Cambria Math" w:hAnsi="Cambria Math"/>
                            <w:szCs w:val="24"/>
                          </w:rPr>
                          <m:t>D</m:t>
                        </w:del>
                      </m:r>
                    </m:e>
                    <m:sub>
                      <m:r>
                        <w:del w:id="877" w:author="Chao Deng" w:date="2026-05-07T15:37:00Z" w16du:dateUtc="2026-05-07T07:37:00Z">
                          <w:rPr>
                            <w:rFonts w:ascii="Cambria Math" w:hAnsi="Cambria Math"/>
                            <w:szCs w:val="24"/>
                          </w:rPr>
                          <m:t>KL</m:t>
                        </w:del>
                      </m:r>
                    </m:sub>
                  </m:sSub>
                  <m:d>
                    <m:dPr>
                      <m:ctrlPr>
                        <w:del w:id="878" w:author="Chao Deng" w:date="2026-05-07T15:37:00Z" w16du:dateUtc="2026-05-07T07:37:00Z">
                          <w:rPr>
                            <w:rFonts w:ascii="Cambria Math" w:hAnsi="Cambria Math"/>
                            <w:szCs w:val="24"/>
                          </w:rPr>
                        </w:del>
                      </m:ctrlPr>
                    </m:dPr>
                    <m:e>
                      <m:sSub>
                        <m:sSubPr>
                          <m:ctrlPr>
                            <w:del w:id="879" w:author="Chao Deng" w:date="2026-05-07T15:37:00Z" w16du:dateUtc="2026-05-07T07:37:00Z">
                              <w:rPr>
                                <w:rFonts w:ascii="Cambria Math" w:hAnsi="Cambria Math"/>
                                <w:szCs w:val="24"/>
                              </w:rPr>
                            </w:del>
                          </m:ctrlPr>
                        </m:sSubPr>
                        <m:e>
                          <m:r>
                            <w:del w:id="880" w:author="Chao Deng" w:date="2026-05-07T15:37:00Z" w16du:dateUtc="2026-05-07T07:37:00Z">
                              <m:rPr>
                                <m:sty m:val="p"/>
                              </m:rPr>
                              <w:rPr>
                                <w:rFonts w:ascii="Cambria Math" w:hAnsi="Cambria Math"/>
                                <w:szCs w:val="24"/>
                              </w:rPr>
                              <m:t>P</m:t>
                            </w:del>
                          </m:r>
                        </m:e>
                        <m:sub>
                          <m:r>
                            <w:del w:id="881" w:author="Chao Deng" w:date="2026-05-07T15:37:00Z" w16du:dateUtc="2026-05-07T07:37:00Z">
                              <w:rPr>
                                <w:rFonts w:ascii="Cambria Math" w:hAnsi="Cambria Math"/>
                                <w:szCs w:val="24"/>
                              </w:rPr>
                              <m:t>c</m:t>
                            </w:del>
                          </m:r>
                        </m:sub>
                      </m:sSub>
                      <m:r>
                        <w:del w:id="882" w:author="Chao Deng" w:date="2026-05-07T15:37:00Z" w16du:dateUtc="2026-05-07T07:37:00Z">
                          <m:rPr>
                            <m:sty m:val="p"/>
                          </m:rPr>
                          <w:rPr>
                            <w:rFonts w:ascii="Cambria Math" w:hAnsi="Cambria Math" w:hint="eastAsia"/>
                            <w:szCs w:val="24"/>
                          </w:rPr>
                          <m:t>∥</m:t>
                        </w:del>
                      </m:r>
                      <m:sSub>
                        <m:sSubPr>
                          <m:ctrlPr>
                            <w:del w:id="883" w:author="Chao Deng" w:date="2026-05-07T15:37:00Z" w16du:dateUtc="2026-05-07T07:37:00Z">
                              <w:rPr>
                                <w:rFonts w:ascii="Cambria Math" w:hAnsi="Cambria Math"/>
                                <w:szCs w:val="24"/>
                              </w:rPr>
                            </w:del>
                          </m:ctrlPr>
                        </m:sSubPr>
                        <m:e>
                          <m:r>
                            <w:del w:id="884" w:author="Chao Deng" w:date="2026-05-07T15:37:00Z" w16du:dateUtc="2026-05-07T07:37:00Z">
                              <m:rPr>
                                <m:sty m:val="p"/>
                              </m:rPr>
                              <w:rPr>
                                <w:rFonts w:ascii="Cambria Math" w:hAnsi="Cambria Math"/>
                                <w:szCs w:val="24"/>
                              </w:rPr>
                              <m:t>Q</m:t>
                            </w:del>
                          </m:r>
                        </m:e>
                        <m:sub>
                          <m:r>
                            <w:del w:id="885" w:author="Chao Deng" w:date="2026-05-07T15:37:00Z" w16du:dateUtc="2026-05-07T07:37:00Z">
                              <w:rPr>
                                <w:rFonts w:ascii="Cambria Math" w:hAnsi="Cambria Math"/>
                                <w:szCs w:val="24"/>
                              </w:rPr>
                              <m:t>c</m:t>
                            </w:del>
                          </m:r>
                        </m:sub>
                      </m:sSub>
                    </m:e>
                  </m:d>
                </m:e>
              </m:nary>
              <m:r>
                <w:del w:id="886" w:author="Chao Deng" w:date="2026-05-07T15:37:00Z" w16du:dateUtc="2026-05-07T07:37:00Z">
                  <m:rPr>
                    <m:sty m:val="p"/>
                  </m:rPr>
                  <w:rPr>
                    <w:rFonts w:ascii="Cambria Math" w:hAnsi="Cambria Math"/>
                    <w:szCs w:val="24"/>
                  </w:rPr>
                  <m:t>#</m:t>
                </w:del>
              </m:r>
              <m:d>
                <m:dPr>
                  <m:ctrlPr>
                    <w:del w:id="887" w:author="Chao Deng" w:date="2026-05-07T15:37:00Z" w16du:dateUtc="2026-05-07T07:37:00Z">
                      <w:rPr>
                        <w:rFonts w:ascii="Cambria Math" w:hAnsi="Cambria Math"/>
                        <w:szCs w:val="24"/>
                      </w:rPr>
                    </w:del>
                  </m:ctrlPr>
                </m:dPr>
                <m:e>
                  <m:r>
                    <w:del w:id="888" w:author="Chao Deng" w:date="2026-05-07T15:37:00Z" w16du:dateUtc="2026-05-07T07:37:00Z">
                      <m:rPr>
                        <m:sty m:val="p"/>
                      </m:rPr>
                      <w:rPr>
                        <w:rFonts w:ascii="Cambria Math" w:hAnsi="Cambria Math"/>
                        <w:szCs w:val="24"/>
                      </w:rPr>
                      <m:t>14</m:t>
                    </w:del>
                  </m:r>
                </m:e>
              </m:d>
            </m:e>
          </m:eqArr>
        </m:oMath>
      </m:oMathPara>
    </w:p>
    <w:p w14:paraId="1F127B10" w14:textId="52368B3F" w:rsidR="002E1906" w:rsidDel="00A0342F" w:rsidRDefault="002E1906" w:rsidP="002E1906">
      <w:pPr>
        <w:rPr>
          <w:del w:id="889" w:author="Chao Deng" w:date="2026-05-07T15:37:00Z" w16du:dateUtc="2026-05-07T07:37:00Z"/>
          <w:szCs w:val="24"/>
        </w:rPr>
      </w:pPr>
      <w:del w:id="890" w:author="Chao Deng" w:date="2026-05-07T15:37:00Z" w16du:dateUtc="2026-05-07T07:37:00Z">
        <w:r w:rsidRPr="005D4A8A" w:rsidDel="00A0342F">
          <w:rPr>
            <w:szCs w:val="24"/>
          </w:rPr>
          <w:delText xml:space="preserve">where </w:delText>
        </w:r>
      </w:del>
      <m:oMath>
        <m:sSup>
          <m:sSupPr>
            <m:ctrlPr>
              <w:del w:id="891" w:author="Chao Deng" w:date="2026-05-07T15:37:00Z" w16du:dateUtc="2026-05-07T07:37:00Z">
                <w:rPr>
                  <w:rFonts w:ascii="Cambria Math" w:hAnsi="Cambria Math"/>
                  <w:i/>
                  <w:szCs w:val="24"/>
                </w:rPr>
              </w:del>
            </m:ctrlPr>
          </m:sSupPr>
          <m:e>
            <m:r>
              <w:del w:id="892" w:author="Chao Deng" w:date="2026-05-07T15:37:00Z" w16du:dateUtc="2026-05-07T07:37:00Z">
                <w:rPr>
                  <w:rFonts w:ascii="Cambria Math" w:hAnsi="Cambria Math"/>
                  <w:szCs w:val="24"/>
                </w:rPr>
                <m:t>C</m:t>
              </w:del>
            </m:r>
          </m:e>
          <m:sup>
            <m:r>
              <w:del w:id="893" w:author="Chao Deng" w:date="2026-05-07T15:37:00Z" w16du:dateUtc="2026-05-07T07:37:00Z">
                <w:rPr>
                  <w:rFonts w:ascii="Cambria Math" w:hAnsi="Cambria Math"/>
                  <w:szCs w:val="24"/>
                </w:rPr>
                <m:t>+</m:t>
              </w:del>
            </m:r>
          </m:sup>
        </m:sSup>
      </m:oMath>
      <w:del w:id="894" w:author="Chao Deng" w:date="2026-05-07T15:37:00Z" w16du:dateUtc="2026-05-07T07:37:00Z">
        <w:r w:rsidRPr="005D4A8A" w:rsidDel="00A0342F">
          <w:rPr>
            <w:szCs w:val="24"/>
          </w:rPr>
          <w:delText xml:space="preserve"> denotes the set of modification types present in the current batch, </w:delText>
        </w:r>
      </w:del>
      <m:oMath>
        <m:sSub>
          <m:sSubPr>
            <m:ctrlPr>
              <w:del w:id="895" w:author="Chao Deng" w:date="2026-05-07T15:37:00Z" w16du:dateUtc="2026-05-07T07:37:00Z">
                <w:rPr>
                  <w:rFonts w:ascii="Cambria Math" w:hAnsi="Cambria Math"/>
                  <w:szCs w:val="24"/>
                </w:rPr>
              </w:del>
            </m:ctrlPr>
          </m:sSubPr>
          <m:e>
            <m:r>
              <w:del w:id="896" w:author="Chao Deng" w:date="2026-05-07T15:37:00Z" w16du:dateUtc="2026-05-07T07:37:00Z">
                <m:rPr>
                  <m:sty m:val="p"/>
                </m:rPr>
                <w:rPr>
                  <w:rFonts w:ascii="Cambria Math" w:hAnsi="Cambria Math"/>
                  <w:szCs w:val="24"/>
                </w:rPr>
                <m:t>P</m:t>
              </w:del>
            </m:r>
          </m:e>
          <m:sub>
            <m:r>
              <w:del w:id="897" w:author="Chao Deng" w:date="2026-05-07T15:37:00Z" w16du:dateUtc="2026-05-07T07:37:00Z">
                <w:rPr>
                  <w:rFonts w:ascii="Cambria Math" w:hAnsi="Cambria Math"/>
                  <w:szCs w:val="24"/>
                </w:rPr>
                <m:t>c</m:t>
              </w:del>
            </m:r>
          </m:sub>
        </m:sSub>
      </m:oMath>
      <w:del w:id="898" w:author="Chao Deng" w:date="2026-05-07T15:37:00Z" w16du:dateUtc="2026-05-07T07:37:00Z">
        <w:r w:rsidRPr="005D4A8A" w:rsidDel="00A0342F">
          <w:rPr>
            <w:szCs w:val="24"/>
          </w:rPr>
          <w:delText xml:space="preserve"> is the normalized ground-truth distribution, and </w:delText>
        </w:r>
      </w:del>
      <m:oMath>
        <m:sSub>
          <m:sSubPr>
            <m:ctrlPr>
              <w:del w:id="899" w:author="Chao Deng" w:date="2026-05-07T15:37:00Z" w16du:dateUtc="2026-05-07T07:37:00Z">
                <w:rPr>
                  <w:rFonts w:ascii="Cambria Math" w:hAnsi="Cambria Math"/>
                  <w:szCs w:val="24"/>
                </w:rPr>
              </w:del>
            </m:ctrlPr>
          </m:sSubPr>
          <m:e>
            <m:r>
              <w:del w:id="900" w:author="Chao Deng" w:date="2026-05-07T15:37:00Z" w16du:dateUtc="2026-05-07T07:37:00Z">
                <m:rPr>
                  <m:sty m:val="p"/>
                </m:rPr>
                <w:rPr>
                  <w:rFonts w:ascii="Cambria Math" w:hAnsi="Cambria Math"/>
                  <w:szCs w:val="24"/>
                </w:rPr>
                <m:t>Q</m:t>
              </w:del>
            </m:r>
          </m:e>
          <m:sub>
            <m:r>
              <w:del w:id="901" w:author="Chao Deng" w:date="2026-05-07T15:37:00Z" w16du:dateUtc="2026-05-07T07:37:00Z">
                <w:rPr>
                  <w:rFonts w:ascii="Cambria Math" w:hAnsi="Cambria Math"/>
                  <w:szCs w:val="24"/>
                </w:rPr>
                <m:t>c</m:t>
              </w:del>
            </m:r>
          </m:sub>
        </m:sSub>
      </m:oMath>
      <w:del w:id="902" w:author="Chao Deng" w:date="2026-05-07T15:37:00Z" w16du:dateUtc="2026-05-07T07:37:00Z">
        <w:r w:rsidRPr="005D4A8A" w:rsidDel="00A0342F">
          <w:rPr>
            <w:szCs w:val="24"/>
          </w:rPr>
          <w:delText xml:space="preserve"> is the predicted attention distribution. This loss is only applied to samples containing positive modification labels to avoid noise introduced by negative samples.</w:delText>
        </w:r>
        <w:r w:rsidDel="00A0342F">
          <w:rPr>
            <w:szCs w:val="24"/>
          </w:rPr>
          <w:delText xml:space="preserve"> Finally, the loss function is defined as:</w:delText>
        </w:r>
      </w:del>
    </w:p>
    <w:p w14:paraId="2307E3B7" w14:textId="74323EB7" w:rsidR="002E1906"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L=</m:t>
              </m:r>
              <m:sSub>
                <m:sSubPr>
                  <m:ctrlPr>
                    <w:rPr>
                      <w:rFonts w:ascii="Cambria Math" w:hAnsi="Cambria Math"/>
                      <w:szCs w:val="24"/>
                    </w:rPr>
                  </m:ctrlPr>
                </m:sSubPr>
                <m:e>
                  <m:r>
                    <w:rPr>
                      <w:rFonts w:ascii="Cambria Math" w:hAnsi="Cambria Math"/>
                      <w:szCs w:val="24"/>
                    </w:rPr>
                    <m:t>L</m:t>
                  </m:r>
                </m:e>
                <m:sub>
                  <m:r>
                    <w:rPr>
                      <w:rFonts w:ascii="Cambria Math" w:hAnsi="Cambria Math"/>
                      <w:szCs w:val="24"/>
                    </w:rPr>
                    <m:t>cls</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L</m:t>
                  </m:r>
                </m:e>
                <m:sub>
                  <m:r>
                    <w:rPr>
                      <w:rFonts w:ascii="Cambria Math" w:hAnsi="Cambria Math"/>
                      <w:szCs w:val="24"/>
                    </w:rPr>
                    <m:t>loc</m:t>
                  </m:r>
                </m:sub>
              </m:sSub>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m:t>
                  </m:r>
                  <m:r>
                    <w:del w:id="903" w:author="Chao Deng" w:date="2026-05-07T15:38:00Z" w16du:dateUtc="2026-05-07T07:38:00Z">
                      <m:rPr>
                        <m:sty m:val="p"/>
                      </m:rPr>
                      <w:rPr>
                        <w:rFonts w:ascii="Cambria Math" w:hAnsi="Cambria Math"/>
                        <w:szCs w:val="24"/>
                      </w:rPr>
                      <m:t>5</m:t>
                    </w:del>
                  </m:r>
                  <m:r>
                    <w:ins w:id="904" w:author="Chao Deng" w:date="2026-05-07T15:41:00Z" w16du:dateUtc="2026-05-07T07:41:00Z">
                      <m:rPr>
                        <m:sty m:val="p"/>
                      </m:rPr>
                      <w:rPr>
                        <w:rFonts w:ascii="Cambria Math" w:hAnsi="Cambria Math"/>
                        <w:szCs w:val="24"/>
                      </w:rPr>
                      <m:t>5</m:t>
                    </w:ins>
                  </m:r>
                </m:e>
              </m:d>
            </m:e>
          </m:eqArr>
        </m:oMath>
      </m:oMathPara>
    </w:p>
    <w:p w14:paraId="4CEDD732" w14:textId="0BC805AE" w:rsidR="00C87791" w:rsidRPr="0085452A" w:rsidRDefault="002745A7" w:rsidP="00C87791">
      <w:pPr>
        <w:pStyle w:val="a0"/>
        <w:rPr>
          <w:szCs w:val="24"/>
        </w:rPr>
      </w:pPr>
      <w:r>
        <w:rPr>
          <w:rFonts w:hint="eastAsia"/>
          <w:szCs w:val="24"/>
        </w:rPr>
        <w:t>T</w:t>
      </w:r>
      <w:r w:rsidR="00C87791" w:rsidRPr="0085452A">
        <w:rPr>
          <w:rFonts w:hint="eastAsia"/>
          <w:szCs w:val="24"/>
        </w:rPr>
        <w:t>raining</w:t>
      </w:r>
      <w:r>
        <w:rPr>
          <w:szCs w:val="24"/>
        </w:rPr>
        <w:t xml:space="preserve"> </w:t>
      </w:r>
      <w:r>
        <w:rPr>
          <w:rFonts w:hint="eastAsia"/>
          <w:szCs w:val="24"/>
        </w:rPr>
        <w:t>detail</w:t>
      </w:r>
    </w:p>
    <w:p w14:paraId="7C7FFD7F" w14:textId="1944B4FA" w:rsidR="005A2831" w:rsidRDefault="002745A7" w:rsidP="005A2831">
      <w:pPr>
        <w:jc w:val="both"/>
        <w:rPr>
          <w:szCs w:val="24"/>
          <w:lang w:val="en-US"/>
        </w:rPr>
      </w:pPr>
      <w:r w:rsidRPr="00632DF3">
        <w:rPr>
          <w:szCs w:val="24"/>
          <w:lang w:val="en-US"/>
        </w:rPr>
        <w:lastRenderedPageBreak/>
        <w:t xml:space="preserve">All experiments were </w:t>
      </w:r>
      <w:r>
        <w:rPr>
          <w:rFonts w:hint="eastAsia"/>
          <w:szCs w:val="24"/>
          <w:lang w:val="en-US"/>
        </w:rPr>
        <w:t>condu</w:t>
      </w:r>
      <w:r>
        <w:rPr>
          <w:szCs w:val="24"/>
          <w:lang w:val="en-US"/>
        </w:rPr>
        <w:t>cted</w:t>
      </w:r>
      <w:r w:rsidRPr="00632DF3">
        <w:rPr>
          <w:szCs w:val="24"/>
          <w:lang w:val="en-US"/>
        </w:rPr>
        <w:t xml:space="preserve"> on </w:t>
      </w:r>
      <w:r>
        <w:rPr>
          <w:szCs w:val="24"/>
          <w:lang w:val="en-US"/>
        </w:rPr>
        <w:t>a unified</w:t>
      </w:r>
      <w:r w:rsidRPr="00632DF3">
        <w:rPr>
          <w:szCs w:val="24"/>
          <w:lang w:val="en-US"/>
        </w:rPr>
        <w:t xml:space="preserve"> hardware platform</w:t>
      </w:r>
      <w:r>
        <w:rPr>
          <w:szCs w:val="24"/>
          <w:lang w:val="en-US"/>
        </w:rPr>
        <w:t xml:space="preserve"> equipped with </w:t>
      </w:r>
      <w:r w:rsidRPr="00632DF3">
        <w:rPr>
          <w:szCs w:val="24"/>
          <w:lang w:val="en-US"/>
        </w:rPr>
        <w:t>an NVIDIA GeForce RTX 3090 GPU (manufactured in the People’s Republic of China)</w:t>
      </w:r>
      <w:r>
        <w:rPr>
          <w:szCs w:val="24"/>
          <w:lang w:val="en-US"/>
        </w:rPr>
        <w:t xml:space="preserve"> and </w:t>
      </w:r>
      <w:r w:rsidRPr="00632DF3">
        <w:rPr>
          <w:szCs w:val="24"/>
          <w:lang w:val="en-US"/>
        </w:rPr>
        <w:t>an Intel Core i</w:t>
      </w:r>
      <w:r>
        <w:rPr>
          <w:rFonts w:hint="eastAsia"/>
          <w:szCs w:val="24"/>
          <w:lang w:val="en-US"/>
        </w:rPr>
        <w:t>9</w:t>
      </w:r>
      <w:r w:rsidRPr="00632DF3">
        <w:rPr>
          <w:szCs w:val="24"/>
          <w:lang w:val="en-US"/>
        </w:rPr>
        <w:t xml:space="preserve">-14900K CPU, </w:t>
      </w:r>
      <w:r w:rsidR="004A377A">
        <w:rPr>
          <w:szCs w:val="24"/>
          <w:lang w:val="en-US"/>
        </w:rPr>
        <w:t>running the</w:t>
      </w:r>
      <w:r w:rsidRPr="00632DF3">
        <w:rPr>
          <w:szCs w:val="24"/>
          <w:lang w:val="en-US"/>
        </w:rPr>
        <w:t xml:space="preserve"> Ubuntu 20.04 operating system</w:t>
      </w:r>
      <w:r w:rsidR="004A377A">
        <w:rPr>
          <w:szCs w:val="24"/>
          <w:lang w:val="en-US"/>
        </w:rPr>
        <w:t>. Implementation was carried out</w:t>
      </w:r>
      <w:r w:rsidRPr="00632DF3">
        <w:rPr>
          <w:szCs w:val="24"/>
          <w:lang w:val="en-US"/>
        </w:rPr>
        <w:t xml:space="preserve"> using the PyTorch 2.1.0 framework with CUDA 12.1</w:t>
      </w:r>
      <w:r>
        <w:rPr>
          <w:szCs w:val="24"/>
          <w:lang w:val="en-US"/>
        </w:rPr>
        <w:t>.</w:t>
      </w:r>
      <w:r>
        <w:rPr>
          <w:rFonts w:hint="eastAsia"/>
          <w:szCs w:val="24"/>
          <w:lang w:val="en-US"/>
        </w:rPr>
        <w:t xml:space="preserve"> </w:t>
      </w:r>
      <w:r w:rsidRPr="009D326D">
        <w:rPr>
          <w:szCs w:val="24"/>
          <w:lang w:val="en-US"/>
        </w:rPr>
        <w:t xml:space="preserve">The datasets were </w:t>
      </w:r>
      <w:r w:rsidR="004A377A">
        <w:rPr>
          <w:szCs w:val="24"/>
          <w:lang w:val="en-US"/>
        </w:rPr>
        <w:t>partitioned into</w:t>
      </w:r>
      <w:r w:rsidRPr="009D326D">
        <w:rPr>
          <w:szCs w:val="24"/>
          <w:lang w:val="en-US"/>
        </w:rPr>
        <w:t xml:space="preserve"> training, validation, and testing sets </w:t>
      </w:r>
      <w:r w:rsidR="004A377A">
        <w:rPr>
          <w:szCs w:val="24"/>
          <w:lang w:val="en-US"/>
        </w:rPr>
        <w:t>in</w:t>
      </w:r>
      <w:r w:rsidRPr="009D326D">
        <w:rPr>
          <w:szCs w:val="24"/>
          <w:lang w:val="en-US"/>
        </w:rPr>
        <w:t xml:space="preserve"> </w:t>
      </w:r>
      <w:r w:rsidR="004A377A">
        <w:rPr>
          <w:szCs w:val="24"/>
          <w:lang w:val="en-US"/>
        </w:rPr>
        <w:t>6:1:3 ratio</w:t>
      </w:r>
      <w:r w:rsidRPr="009D326D">
        <w:rPr>
          <w:szCs w:val="24"/>
          <w:lang w:val="en-US"/>
        </w:rPr>
        <w:t>.</w:t>
      </w:r>
      <w:r>
        <w:rPr>
          <w:rFonts w:hint="eastAsia"/>
          <w:szCs w:val="24"/>
          <w:lang w:val="en-US"/>
        </w:rPr>
        <w:t xml:space="preserve"> </w:t>
      </w:r>
      <w:r>
        <w:rPr>
          <w:szCs w:val="24"/>
          <w:lang w:val="en-US"/>
        </w:rPr>
        <w:t>Data a</w:t>
      </w:r>
      <w:r w:rsidR="004A377A">
        <w:rPr>
          <w:szCs w:val="24"/>
          <w:lang w:val="en-US"/>
        </w:rPr>
        <w:t>ug</w:t>
      </w:r>
      <w:r>
        <w:rPr>
          <w:szCs w:val="24"/>
          <w:lang w:val="en-US"/>
        </w:rPr>
        <w:t>ment</w:t>
      </w:r>
      <w:r w:rsidR="004A377A">
        <w:rPr>
          <w:szCs w:val="24"/>
          <w:lang w:val="en-US"/>
        </w:rPr>
        <w:t xml:space="preserve">ation was applied was exclusively during the </w:t>
      </w:r>
      <w:r>
        <w:rPr>
          <w:szCs w:val="24"/>
          <w:lang w:val="en-US"/>
        </w:rPr>
        <w:t xml:space="preserve">training stage. </w:t>
      </w:r>
      <w:r w:rsidR="004A377A">
        <w:t xml:space="preserve">For the </w:t>
      </w:r>
      <w:del w:id="905" w:author="Chao Deng" w:date="2026-05-07T16:01:00Z" w16du:dateUtc="2026-05-07T08:01:00Z">
        <w:r w:rsidR="004A377A" w:rsidDel="003C6729">
          <w:delText xml:space="preserve">Dynamic </w:delText>
        </w:r>
      </w:del>
      <w:ins w:id="906" w:author="Chao Deng" w:date="2026-05-07T16:01:00Z" w16du:dateUtc="2026-05-07T08:01:00Z">
        <w:r w:rsidR="003C6729">
          <w:rPr>
            <w:rFonts w:hint="eastAsia"/>
          </w:rPr>
          <w:t>self-Adaptive</w:t>
        </w:r>
        <w:r w:rsidR="003C6729">
          <w:t xml:space="preserve"> </w:t>
        </w:r>
      </w:ins>
      <w:r w:rsidR="004A377A">
        <w:t>Balanced Sampler, t</w:t>
      </w:r>
      <w:r>
        <w:t xml:space="preserve">he epoch threshold </w:t>
      </w:r>
      <m:oMath>
        <m:r>
          <w:rPr>
            <w:rFonts w:ascii="Cambria Math" w:hAnsi="Cambria Math"/>
          </w:rPr>
          <m:t xml:space="preserve">θ </m:t>
        </m:r>
      </m:oMath>
      <w:r>
        <w:t xml:space="preserve">was set to 90% of the total number of training epochs. </w:t>
      </w:r>
      <w:r w:rsidR="004A377A">
        <w:rPr>
          <w:szCs w:val="24"/>
          <w:lang w:val="en-US"/>
        </w:rPr>
        <w:t>T</w:t>
      </w:r>
      <w:r w:rsidR="004A377A" w:rsidRPr="00632DF3">
        <w:rPr>
          <w:szCs w:val="24"/>
          <w:lang w:val="en-US"/>
        </w:rPr>
        <w:t>he model was trained</w:t>
      </w:r>
      <w:r w:rsidRPr="00632DF3">
        <w:rPr>
          <w:szCs w:val="24"/>
          <w:lang w:val="en-US"/>
        </w:rPr>
        <w:t xml:space="preserve"> </w:t>
      </w:r>
      <w:r w:rsidR="004A377A">
        <w:rPr>
          <w:szCs w:val="24"/>
          <w:lang w:val="en-US"/>
        </w:rPr>
        <w:t xml:space="preserve">on </w:t>
      </w:r>
      <w:r w:rsidRPr="00632DF3">
        <w:rPr>
          <w:szCs w:val="24"/>
          <w:lang w:val="en-US"/>
        </w:rPr>
        <w:t>the HRMD-m dataset</w:t>
      </w:r>
      <w:r w:rsidR="004A377A">
        <w:rPr>
          <w:szCs w:val="24"/>
          <w:lang w:val="en-US"/>
        </w:rPr>
        <w:t xml:space="preserve"> </w:t>
      </w:r>
      <w:r w:rsidRPr="00632DF3">
        <w:rPr>
          <w:szCs w:val="24"/>
          <w:lang w:val="en-US"/>
        </w:rPr>
        <w:t xml:space="preserve">for 10 epochs until convergence. For </w:t>
      </w:r>
      <w:r w:rsidR="004A377A">
        <w:rPr>
          <w:szCs w:val="24"/>
          <w:lang w:val="en-US"/>
        </w:rPr>
        <w:t xml:space="preserve">the </w:t>
      </w:r>
      <w:r w:rsidRPr="00632DF3">
        <w:rPr>
          <w:szCs w:val="24"/>
          <w:lang w:val="en-US"/>
        </w:rPr>
        <w:t xml:space="preserve">transfer-learning experiments on the PRMD-m and direct ONT datasets, the model was trained for 3 epochs </w:t>
      </w:r>
      <w:r w:rsidR="004A377A">
        <w:rPr>
          <w:szCs w:val="24"/>
          <w:lang w:val="en-US"/>
        </w:rPr>
        <w:t xml:space="preserve">under </w:t>
      </w:r>
      <w:r w:rsidRPr="00632DF3">
        <w:rPr>
          <w:szCs w:val="24"/>
          <w:lang w:val="en-US"/>
        </w:rPr>
        <w:t>each shot setting.</w:t>
      </w:r>
      <w:r w:rsidR="004A377A">
        <w:rPr>
          <w:rFonts w:hint="eastAsia"/>
          <w:szCs w:val="24"/>
          <w:lang w:val="en-US"/>
        </w:rPr>
        <w:t xml:space="preserve"> </w:t>
      </w:r>
      <w:r w:rsidR="005A2831" w:rsidRPr="00632DF3">
        <w:rPr>
          <w:szCs w:val="24"/>
          <w:lang w:val="en-US"/>
        </w:rPr>
        <w:t xml:space="preserve">For the MultiRM and MetaAc4c datasets, model training and evaluation were conducted using the same experimental settings as described </w:t>
      </w:r>
      <w:r w:rsidR="004A377A">
        <w:rPr>
          <w:rFonts w:hint="eastAsia"/>
          <w:szCs w:val="24"/>
          <w:lang w:val="en-US"/>
        </w:rPr>
        <w:t>above</w:t>
      </w:r>
      <w:r w:rsidR="005A2831" w:rsidRPr="00632DF3">
        <w:rPr>
          <w:szCs w:val="24"/>
          <w:lang w:val="en-US"/>
        </w:rPr>
        <w:t xml:space="preserve">. </w:t>
      </w:r>
    </w:p>
    <w:p w14:paraId="495C24BC" w14:textId="555D4D8C" w:rsidR="00C87791" w:rsidRDefault="00C87791" w:rsidP="00D61B8E">
      <w:pPr>
        <w:pStyle w:val="a0"/>
        <w:rPr>
          <w:szCs w:val="24"/>
        </w:rPr>
      </w:pPr>
      <w:r>
        <w:rPr>
          <w:rFonts w:hint="eastAsia"/>
          <w:szCs w:val="24"/>
        </w:rPr>
        <w:t>E</w:t>
      </w:r>
      <w:r w:rsidRPr="005D4A8A">
        <w:rPr>
          <w:szCs w:val="24"/>
        </w:rPr>
        <w:t>valuation metrics</w:t>
      </w:r>
    </w:p>
    <w:p w14:paraId="00B7A13A" w14:textId="452F79B0" w:rsidR="002E1906" w:rsidRPr="005D4A8A" w:rsidRDefault="002E1906" w:rsidP="002E1906">
      <w:pPr>
        <w:rPr>
          <w:szCs w:val="24"/>
        </w:rPr>
      </w:pPr>
      <w:r w:rsidRPr="00B10DF3">
        <w:rPr>
          <w:szCs w:val="24"/>
        </w:rPr>
        <w:t>To comprehensively evaluate the performance of both classification and localization tasks, we adopt a set of metrics. For the multi-label classification task involving 12 RNA modification types, we employ the following metrics: Accuracy (Acc), Precision, Recall, Sensitivity (Sn), Specificity (Sp), F1-score, Matthews Correlation Coefficient (MCC), Area Under the ROC Curve (AUC), and Area Under the Pr</w:t>
      </w:r>
      <w:r w:rsidRPr="005F2A62">
        <w:rPr>
          <w:szCs w:val="24"/>
        </w:rPr>
        <w:t>ecision-Recall Curve (AUPRC). Among them, AUPRC is particularly informative for long-tailed datasets and is regarded as a key indicator of classification performance.</w:t>
      </w:r>
      <w:r w:rsidRPr="00980848">
        <w:rPr>
          <w:szCs w:val="24"/>
        </w:rPr>
        <w:t xml:space="preserve"> </w:t>
      </w:r>
    </w:p>
    <w:p w14:paraId="1FB0D4F6" w14:textId="77777777" w:rsidR="002E1906" w:rsidRPr="00B10DF3" w:rsidRDefault="002E1906" w:rsidP="002E1906">
      <w:pPr>
        <w:rPr>
          <w:szCs w:val="24"/>
        </w:rPr>
      </w:pPr>
      <w:r w:rsidRPr="005D4A8A">
        <w:rPr>
          <w:szCs w:val="24"/>
        </w:rPr>
        <w:t xml:space="preserve">We used several evaluation metrics to assess the performance of </w:t>
      </w:r>
      <w:r w:rsidRPr="00980848">
        <w:rPr>
          <w:szCs w:val="24"/>
        </w:rPr>
        <w:t>locali</w:t>
      </w:r>
      <w:r w:rsidRPr="005D4A8A">
        <w:rPr>
          <w:szCs w:val="24"/>
        </w:rPr>
        <w:t>zation and classification task. For classification, we used Acc, Precision, Recall, AUC, F1, MCC, AUPRC, Sn and Sp. For localization, we used Top-K Recall (Recall@K) as evaluation metrics.</w:t>
      </w:r>
      <w:r w:rsidRPr="00B10DF3">
        <w:rPr>
          <w:szCs w:val="24"/>
        </w:rPr>
        <w:t xml:space="preserve"> Those metrics are calculate</w:t>
      </w:r>
      <w:r>
        <w:rPr>
          <w:rFonts w:hint="eastAsia"/>
          <w:szCs w:val="24"/>
        </w:rPr>
        <w:t>d</w:t>
      </w:r>
      <w:r w:rsidRPr="00B10DF3">
        <w:rPr>
          <w:szCs w:val="24"/>
        </w:rPr>
        <w:t xml:space="preserve"> as</w:t>
      </w:r>
      <w:r>
        <w:rPr>
          <w:szCs w:val="24"/>
        </w:rPr>
        <w:t xml:space="preserve"> </w:t>
      </w:r>
      <w:r w:rsidRPr="003C4E58">
        <w:rPr>
          <w:szCs w:val="24"/>
        </w:rPr>
        <w:t>follows</w:t>
      </w:r>
      <w:r w:rsidRPr="00B10DF3">
        <w:rPr>
          <w:szCs w:val="24"/>
        </w:rPr>
        <w:t>:</w:t>
      </w:r>
    </w:p>
    <w:p w14:paraId="5DE69F42"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Accury</m:t>
              </m:r>
              <m:r>
                <m:rPr>
                  <m:sty m:val="p"/>
                </m:rPr>
                <w:rPr>
                  <w:rFonts w:ascii="Cambria Math" w:hAnsi="Cambria Math"/>
                  <w:szCs w:val="24"/>
                </w:rPr>
                <m:t>=</m:t>
              </m:r>
              <m:f>
                <m:fPr>
                  <m:ctrlPr>
                    <w:rPr>
                      <w:rFonts w:ascii="Cambria Math" w:hAnsi="Cambria Math"/>
                      <w:szCs w:val="24"/>
                    </w:rPr>
                  </m:ctrlPr>
                </m:fPr>
                <m:num>
                  <m:r>
                    <w:rPr>
                      <w:rFonts w:ascii="Cambria Math" w:hAnsi="Cambria Math"/>
                      <w:szCs w:val="24"/>
                    </w:rPr>
                    <m:t>TP</m:t>
                  </m:r>
                  <m:r>
                    <m:rPr>
                      <m:sty m:val="p"/>
                    </m:rPr>
                    <w:rPr>
                      <w:rFonts w:ascii="Cambria Math" w:hAnsi="Cambria Math"/>
                      <w:szCs w:val="24"/>
                    </w:rPr>
                    <m:t>+</m:t>
                  </m:r>
                  <m:r>
                    <w:rPr>
                      <w:rFonts w:ascii="Cambria Math" w:hAnsi="Cambria Math"/>
                      <w:szCs w:val="24"/>
                    </w:rPr>
                    <m:t>TN</m:t>
                  </m:r>
                </m:num>
                <m:den>
                  <m:r>
                    <w:rPr>
                      <w:rFonts w:ascii="Cambria Math" w:hAnsi="Cambria Math"/>
                      <w:szCs w:val="24"/>
                    </w:rPr>
                    <m:t>TP</m:t>
                  </m:r>
                  <m:r>
                    <m:rPr>
                      <m:sty m:val="p"/>
                    </m:rPr>
                    <w:rPr>
                      <w:rFonts w:ascii="Cambria Math" w:hAnsi="Cambria Math"/>
                      <w:szCs w:val="24"/>
                    </w:rPr>
                    <m:t>+</m:t>
                  </m:r>
                  <m:r>
                    <w:rPr>
                      <w:rFonts w:ascii="Cambria Math" w:hAnsi="Cambria Math"/>
                      <w:szCs w:val="24"/>
                    </w:rPr>
                    <m:t>TN</m:t>
                  </m:r>
                  <m:r>
                    <m:rPr>
                      <m:sty m:val="p"/>
                    </m:rPr>
                    <w:rPr>
                      <w:rFonts w:ascii="Cambria Math" w:hAnsi="Cambria Math"/>
                      <w:szCs w:val="24"/>
                    </w:rPr>
                    <m:t>+</m:t>
                  </m:r>
                  <m:r>
                    <w:rPr>
                      <w:rFonts w:ascii="Cambria Math" w:hAnsi="Cambria Math"/>
                      <w:szCs w:val="24"/>
                    </w:rPr>
                    <m:t>FP</m:t>
                  </m:r>
                  <m:r>
                    <m:rPr>
                      <m:sty m:val="p"/>
                    </m:rPr>
                    <w:rPr>
                      <w:rFonts w:ascii="Cambria Math" w:hAnsi="Cambria Math"/>
                      <w:szCs w:val="24"/>
                    </w:rPr>
                    <m:t>+</m:t>
                  </m:r>
                  <m:r>
                    <w:rPr>
                      <w:rFonts w:ascii="Cambria Math" w:hAnsi="Cambria Math"/>
                      <w:szCs w:val="24"/>
                    </w:rPr>
                    <m:t>FN</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16</m:t>
                  </m:r>
                </m:e>
              </m:d>
            </m:e>
          </m:eqArr>
        </m:oMath>
      </m:oMathPara>
    </w:p>
    <w:p w14:paraId="73788DAA"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Precision</m:t>
              </m:r>
              <m:r>
                <m:rPr>
                  <m:sty m:val="p"/>
                </m:rPr>
                <w:rPr>
                  <w:rFonts w:ascii="Cambria Math" w:hAnsi="Cambria Math"/>
                  <w:szCs w:val="24"/>
                </w:rPr>
                <m:t>=</m:t>
              </m:r>
              <m:f>
                <m:fPr>
                  <m:ctrlPr>
                    <w:rPr>
                      <w:rFonts w:ascii="Cambria Math" w:hAnsi="Cambria Math"/>
                      <w:szCs w:val="24"/>
                    </w:rPr>
                  </m:ctrlPr>
                </m:fPr>
                <m:num>
                  <m:r>
                    <w:rPr>
                      <w:rFonts w:ascii="Cambria Math" w:hAnsi="Cambria Math"/>
                      <w:szCs w:val="24"/>
                    </w:rPr>
                    <m:t>TP</m:t>
                  </m:r>
                </m:num>
                <m:den>
                  <m:r>
                    <w:rPr>
                      <w:rFonts w:ascii="Cambria Math" w:hAnsi="Cambria Math"/>
                      <w:szCs w:val="24"/>
                    </w:rPr>
                    <m:t>TP</m:t>
                  </m:r>
                  <m:r>
                    <m:rPr>
                      <m:sty m:val="p"/>
                    </m:rPr>
                    <w:rPr>
                      <w:rFonts w:ascii="Cambria Math" w:hAnsi="Cambria Math"/>
                      <w:szCs w:val="24"/>
                    </w:rPr>
                    <m:t>+</m:t>
                  </m:r>
                  <m:r>
                    <w:rPr>
                      <w:rFonts w:ascii="Cambria Math" w:hAnsi="Cambria Math"/>
                      <w:szCs w:val="24"/>
                    </w:rPr>
                    <m:t>FP</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17</m:t>
                  </m:r>
                </m:e>
              </m:d>
            </m:e>
          </m:eqArr>
        </m:oMath>
      </m:oMathPara>
    </w:p>
    <w:p w14:paraId="72DF9D74"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Recall</m:t>
              </m:r>
              <m:r>
                <m:rPr>
                  <m:sty m:val="p"/>
                </m:rPr>
                <w:rPr>
                  <w:rFonts w:ascii="Cambria Math" w:hAnsi="Cambria Math"/>
                  <w:szCs w:val="24"/>
                </w:rPr>
                <m:t>,</m:t>
              </m:r>
              <m:r>
                <w:rPr>
                  <w:rFonts w:ascii="Cambria Math" w:hAnsi="Cambria Math"/>
                  <w:szCs w:val="24"/>
                </w:rPr>
                <m:t>Sn</m:t>
              </m:r>
              <m:r>
                <m:rPr>
                  <m:sty m:val="p"/>
                </m:rPr>
                <w:rPr>
                  <w:rFonts w:ascii="Cambria Math" w:hAnsi="Cambria Math"/>
                  <w:szCs w:val="24"/>
                </w:rPr>
                <m:t>=</m:t>
              </m:r>
              <m:f>
                <m:fPr>
                  <m:ctrlPr>
                    <w:rPr>
                      <w:rFonts w:ascii="Cambria Math" w:hAnsi="Cambria Math"/>
                      <w:szCs w:val="24"/>
                    </w:rPr>
                  </m:ctrlPr>
                </m:fPr>
                <m:num>
                  <m:r>
                    <w:rPr>
                      <w:rFonts w:ascii="Cambria Math" w:hAnsi="Cambria Math"/>
                      <w:szCs w:val="24"/>
                    </w:rPr>
                    <m:t>TP</m:t>
                  </m:r>
                </m:num>
                <m:den>
                  <m:r>
                    <w:rPr>
                      <w:rFonts w:ascii="Cambria Math" w:hAnsi="Cambria Math"/>
                      <w:szCs w:val="24"/>
                    </w:rPr>
                    <m:t>TP</m:t>
                  </m:r>
                  <m:r>
                    <m:rPr>
                      <m:sty m:val="p"/>
                    </m:rPr>
                    <w:rPr>
                      <w:rFonts w:ascii="Cambria Math" w:hAnsi="Cambria Math"/>
                      <w:szCs w:val="24"/>
                    </w:rPr>
                    <m:t>+</m:t>
                  </m:r>
                  <m:r>
                    <w:rPr>
                      <w:rFonts w:ascii="Cambria Math" w:hAnsi="Cambria Math"/>
                      <w:szCs w:val="24"/>
                    </w:rPr>
                    <m:t>FN</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18</m:t>
                  </m:r>
                </m:e>
              </m:d>
            </m:e>
          </m:eqArr>
        </m:oMath>
      </m:oMathPara>
    </w:p>
    <w:p w14:paraId="07A85E29"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Sp</m:t>
              </m:r>
              <m:r>
                <m:rPr>
                  <m:sty m:val="p"/>
                </m:rPr>
                <w:rPr>
                  <w:rFonts w:ascii="Cambria Math" w:hAnsi="Cambria Math"/>
                  <w:szCs w:val="24"/>
                </w:rPr>
                <m:t>=</m:t>
              </m:r>
              <m:f>
                <m:fPr>
                  <m:ctrlPr>
                    <w:rPr>
                      <w:rFonts w:ascii="Cambria Math" w:hAnsi="Cambria Math"/>
                      <w:szCs w:val="24"/>
                    </w:rPr>
                  </m:ctrlPr>
                </m:fPr>
                <m:num>
                  <m:r>
                    <w:rPr>
                      <w:rFonts w:ascii="Cambria Math" w:hAnsi="Cambria Math"/>
                      <w:szCs w:val="24"/>
                    </w:rPr>
                    <m:t>TN</m:t>
                  </m:r>
                </m:num>
                <m:den>
                  <m:r>
                    <w:rPr>
                      <w:rFonts w:ascii="Cambria Math" w:hAnsi="Cambria Math"/>
                      <w:szCs w:val="24"/>
                    </w:rPr>
                    <m:t>TN</m:t>
                  </m:r>
                  <m:r>
                    <m:rPr>
                      <m:sty m:val="p"/>
                    </m:rPr>
                    <w:rPr>
                      <w:rFonts w:ascii="Cambria Math" w:hAnsi="Cambria Math"/>
                      <w:szCs w:val="24"/>
                    </w:rPr>
                    <m:t>+</m:t>
                  </m:r>
                  <m:r>
                    <w:rPr>
                      <w:rFonts w:ascii="Cambria Math" w:hAnsi="Cambria Math"/>
                      <w:szCs w:val="24"/>
                    </w:rPr>
                    <m:t>FP</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19</m:t>
                  </m:r>
                </m:e>
              </m:d>
            </m:e>
          </m:eqArr>
        </m:oMath>
      </m:oMathPara>
    </w:p>
    <w:p w14:paraId="6130F77A"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F</m:t>
              </m:r>
              <m:r>
                <m:rPr>
                  <m:sty m:val="p"/>
                </m:rPr>
                <w:rPr>
                  <w:rFonts w:ascii="Cambria Math" w:hAnsi="Cambria Math"/>
                  <w:szCs w:val="24"/>
                </w:rPr>
                <m:t>1=</m:t>
              </m:r>
              <m:f>
                <m:fPr>
                  <m:ctrlPr>
                    <w:rPr>
                      <w:rFonts w:ascii="Cambria Math" w:hAnsi="Cambria Math"/>
                      <w:szCs w:val="24"/>
                    </w:rPr>
                  </m:ctrlPr>
                </m:fPr>
                <m:num>
                  <m:r>
                    <m:rPr>
                      <m:sty m:val="p"/>
                    </m:rPr>
                    <w:rPr>
                      <w:rFonts w:ascii="Cambria Math" w:hAnsi="Cambria Math"/>
                      <w:szCs w:val="24"/>
                    </w:rPr>
                    <m:t>2×</m:t>
                  </m:r>
                  <m:r>
                    <w:rPr>
                      <w:rFonts w:ascii="Cambria Math" w:hAnsi="Cambria Math"/>
                      <w:szCs w:val="24"/>
                    </w:rPr>
                    <m:t>TP</m:t>
                  </m:r>
                </m:num>
                <m:den>
                  <m:r>
                    <m:rPr>
                      <m:sty m:val="p"/>
                    </m:rPr>
                    <w:rPr>
                      <w:rFonts w:ascii="Cambria Math" w:hAnsi="Cambria Math"/>
                      <w:szCs w:val="24"/>
                    </w:rPr>
                    <m:t>2×</m:t>
                  </m:r>
                  <m:r>
                    <w:rPr>
                      <w:rFonts w:ascii="Cambria Math" w:hAnsi="Cambria Math"/>
                      <w:szCs w:val="24"/>
                    </w:rPr>
                    <m:t>TP</m:t>
                  </m:r>
                  <m:r>
                    <m:rPr>
                      <m:sty m:val="p"/>
                    </m:rPr>
                    <w:rPr>
                      <w:rFonts w:ascii="Cambria Math" w:hAnsi="Cambria Math"/>
                      <w:szCs w:val="24"/>
                    </w:rPr>
                    <m:t>+</m:t>
                  </m:r>
                  <m:r>
                    <w:rPr>
                      <w:rFonts w:ascii="Cambria Math" w:hAnsi="Cambria Math"/>
                      <w:szCs w:val="24"/>
                    </w:rPr>
                    <m:t>FP</m:t>
                  </m:r>
                  <m:r>
                    <m:rPr>
                      <m:sty m:val="p"/>
                    </m:rPr>
                    <w:rPr>
                      <w:rFonts w:ascii="Cambria Math" w:hAnsi="Cambria Math"/>
                      <w:szCs w:val="24"/>
                    </w:rPr>
                    <m:t>+</m:t>
                  </m:r>
                  <m:r>
                    <w:rPr>
                      <w:rFonts w:ascii="Cambria Math" w:hAnsi="Cambria Math"/>
                      <w:szCs w:val="24"/>
                    </w:rPr>
                    <m:t>FN</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20</m:t>
                  </m:r>
                </m:e>
              </m:d>
            </m:e>
          </m:eqArr>
        </m:oMath>
      </m:oMathPara>
    </w:p>
    <w:p w14:paraId="2E92E015"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MCC</m:t>
              </m:r>
              <m:r>
                <m:rPr>
                  <m:sty m:val="p"/>
                </m:rPr>
                <w:rPr>
                  <w:rFonts w:ascii="Cambria Math" w:hAnsi="Cambria Math"/>
                  <w:szCs w:val="24"/>
                </w:rPr>
                <m:t>=</m:t>
              </m:r>
              <m:f>
                <m:fPr>
                  <m:ctrlPr>
                    <w:rPr>
                      <w:rFonts w:ascii="Cambria Math" w:hAnsi="Cambria Math"/>
                      <w:szCs w:val="24"/>
                    </w:rPr>
                  </m:ctrlPr>
                </m:fPr>
                <m:num>
                  <m:r>
                    <w:rPr>
                      <w:rFonts w:ascii="Cambria Math" w:hAnsi="Cambria Math"/>
                      <w:szCs w:val="24"/>
                    </w:rPr>
                    <m:t>TP</m:t>
                  </m:r>
                  <m:r>
                    <m:rPr>
                      <m:sty m:val="p"/>
                    </m:rPr>
                    <w:rPr>
                      <w:rFonts w:ascii="Cambria Math" w:hAnsi="Cambria Math"/>
                      <w:szCs w:val="24"/>
                    </w:rPr>
                    <m:t>×</m:t>
                  </m:r>
                  <m:r>
                    <w:rPr>
                      <w:rFonts w:ascii="Cambria Math" w:hAnsi="Cambria Math"/>
                      <w:szCs w:val="24"/>
                    </w:rPr>
                    <m:t>TN</m:t>
                  </m:r>
                  <m:r>
                    <m:rPr>
                      <m:sty m:val="p"/>
                    </m:rPr>
                    <w:rPr>
                      <w:rFonts w:ascii="Cambria Math" w:hAnsi="Cambria Math"/>
                      <w:szCs w:val="24"/>
                    </w:rPr>
                    <m:t>-</m:t>
                  </m:r>
                  <m:r>
                    <w:rPr>
                      <w:rFonts w:ascii="Cambria Math" w:hAnsi="Cambria Math"/>
                      <w:szCs w:val="24"/>
                    </w:rPr>
                    <m:t>FP</m:t>
                  </m:r>
                  <m:r>
                    <m:rPr>
                      <m:sty m:val="p"/>
                    </m:rPr>
                    <w:rPr>
                      <w:rFonts w:ascii="Cambria Math" w:hAnsi="Cambria Math"/>
                      <w:szCs w:val="24"/>
                    </w:rPr>
                    <m:t>×</m:t>
                  </m:r>
                  <m:r>
                    <w:rPr>
                      <w:rFonts w:ascii="Cambria Math" w:hAnsi="Cambria Math"/>
                      <w:szCs w:val="24"/>
                    </w:rPr>
                    <m:t>FN</m:t>
                  </m:r>
                </m:num>
                <m:den>
                  <m:rad>
                    <m:radPr>
                      <m:degHide m:val="1"/>
                      <m:ctrlPr>
                        <w:rPr>
                          <w:rFonts w:ascii="Cambria Math" w:hAnsi="Cambria Math"/>
                          <w:szCs w:val="24"/>
                        </w:rPr>
                      </m:ctrlPr>
                    </m:radPr>
                    <m:deg/>
                    <m:e>
                      <m:d>
                        <m:dPr>
                          <m:ctrlPr>
                            <w:rPr>
                              <w:rFonts w:ascii="Cambria Math" w:hAnsi="Cambria Math"/>
                              <w:szCs w:val="24"/>
                            </w:rPr>
                          </m:ctrlPr>
                        </m:dPr>
                        <m:e>
                          <m:r>
                            <w:rPr>
                              <w:rFonts w:ascii="Cambria Math" w:hAnsi="Cambria Math"/>
                              <w:szCs w:val="24"/>
                            </w:rPr>
                            <m:t>TP</m:t>
                          </m:r>
                          <m:r>
                            <m:rPr>
                              <m:sty m:val="p"/>
                            </m:rPr>
                            <w:rPr>
                              <w:rFonts w:ascii="Cambria Math" w:hAnsi="Cambria Math"/>
                              <w:szCs w:val="24"/>
                            </w:rPr>
                            <m:t>+</m:t>
                          </m:r>
                          <m:r>
                            <w:rPr>
                              <w:rFonts w:ascii="Cambria Math" w:hAnsi="Cambria Math"/>
                              <w:szCs w:val="24"/>
                            </w:rPr>
                            <m:t>FP</m:t>
                          </m:r>
                        </m:e>
                      </m:d>
                      <m:d>
                        <m:dPr>
                          <m:ctrlPr>
                            <w:rPr>
                              <w:rFonts w:ascii="Cambria Math" w:hAnsi="Cambria Math"/>
                              <w:szCs w:val="24"/>
                            </w:rPr>
                          </m:ctrlPr>
                        </m:dPr>
                        <m:e>
                          <m:r>
                            <w:rPr>
                              <w:rFonts w:ascii="Cambria Math" w:hAnsi="Cambria Math"/>
                              <w:szCs w:val="24"/>
                            </w:rPr>
                            <m:t>TP</m:t>
                          </m:r>
                          <m:r>
                            <m:rPr>
                              <m:sty m:val="p"/>
                            </m:rPr>
                            <w:rPr>
                              <w:rFonts w:ascii="Cambria Math" w:hAnsi="Cambria Math"/>
                              <w:szCs w:val="24"/>
                            </w:rPr>
                            <m:t>+</m:t>
                          </m:r>
                          <m:r>
                            <w:rPr>
                              <w:rFonts w:ascii="Cambria Math" w:hAnsi="Cambria Math"/>
                              <w:szCs w:val="24"/>
                            </w:rPr>
                            <m:t>FN</m:t>
                          </m:r>
                        </m:e>
                      </m:d>
                      <m:d>
                        <m:dPr>
                          <m:ctrlPr>
                            <w:rPr>
                              <w:rFonts w:ascii="Cambria Math" w:hAnsi="Cambria Math"/>
                              <w:szCs w:val="24"/>
                            </w:rPr>
                          </m:ctrlPr>
                        </m:dPr>
                        <m:e>
                          <m:r>
                            <w:rPr>
                              <w:rFonts w:ascii="Cambria Math" w:hAnsi="Cambria Math"/>
                              <w:szCs w:val="24"/>
                            </w:rPr>
                            <m:t>TN</m:t>
                          </m:r>
                          <m:r>
                            <m:rPr>
                              <m:sty m:val="p"/>
                            </m:rPr>
                            <w:rPr>
                              <w:rFonts w:ascii="Cambria Math" w:hAnsi="Cambria Math"/>
                              <w:szCs w:val="24"/>
                            </w:rPr>
                            <m:t>+</m:t>
                          </m:r>
                          <m:r>
                            <w:rPr>
                              <w:rFonts w:ascii="Cambria Math" w:hAnsi="Cambria Math"/>
                              <w:szCs w:val="24"/>
                            </w:rPr>
                            <m:t>FP</m:t>
                          </m:r>
                        </m:e>
                      </m:d>
                      <m:d>
                        <m:dPr>
                          <m:ctrlPr>
                            <w:rPr>
                              <w:rFonts w:ascii="Cambria Math" w:hAnsi="Cambria Math"/>
                              <w:szCs w:val="24"/>
                            </w:rPr>
                          </m:ctrlPr>
                        </m:dPr>
                        <m:e>
                          <m:r>
                            <w:rPr>
                              <w:rFonts w:ascii="Cambria Math" w:hAnsi="Cambria Math"/>
                              <w:szCs w:val="24"/>
                            </w:rPr>
                            <m:t>TN</m:t>
                          </m:r>
                          <m:r>
                            <m:rPr>
                              <m:sty m:val="p"/>
                            </m:rPr>
                            <w:rPr>
                              <w:rFonts w:ascii="Cambria Math" w:hAnsi="Cambria Math"/>
                              <w:szCs w:val="24"/>
                            </w:rPr>
                            <m:t>+</m:t>
                          </m:r>
                          <m:r>
                            <w:rPr>
                              <w:rFonts w:ascii="Cambria Math" w:hAnsi="Cambria Math"/>
                              <w:szCs w:val="24"/>
                            </w:rPr>
                            <m:t>FN</m:t>
                          </m:r>
                        </m:e>
                      </m:d>
                    </m:e>
                  </m:rad>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21</m:t>
                  </m:r>
                </m:e>
              </m:d>
            </m:e>
          </m:eqArr>
        </m:oMath>
      </m:oMathPara>
    </w:p>
    <w:p w14:paraId="53AB5A86"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AUC</m:t>
              </m:r>
              <m:r>
                <m:rPr>
                  <m:sty m:val="p"/>
                </m:rPr>
                <w:rPr>
                  <w:rFonts w:ascii="Cambria Math" w:hAnsi="Cambria Math"/>
                  <w:szCs w:val="24"/>
                </w:rPr>
                <m:t>=</m:t>
              </m:r>
              <m:nary>
                <m:naryPr>
                  <m:limLoc m:val="subSup"/>
                  <m:ctrlPr>
                    <w:rPr>
                      <w:rFonts w:ascii="Cambria Math" w:hAnsi="Cambria Math"/>
                      <w:szCs w:val="24"/>
                    </w:rPr>
                  </m:ctrlPr>
                </m:naryPr>
                <m:sub>
                  <m:r>
                    <m:rPr>
                      <m:sty m:val="p"/>
                    </m:rPr>
                    <w:rPr>
                      <w:rFonts w:ascii="Cambria Math" w:hAnsi="Cambria Math"/>
                      <w:szCs w:val="24"/>
                    </w:rPr>
                    <m:t>0</m:t>
                  </m:r>
                </m:sub>
                <m:sup>
                  <m:r>
                    <m:rPr>
                      <m:sty m:val="p"/>
                    </m:rPr>
                    <w:rPr>
                      <w:rFonts w:ascii="Cambria Math" w:hAnsi="Cambria Math"/>
                      <w:szCs w:val="24"/>
                    </w:rPr>
                    <m:t>1</m:t>
                  </m:r>
                </m:sup>
                <m:e>
                  <m:r>
                    <w:rPr>
                      <w:rFonts w:ascii="Cambria Math" w:hAnsi="Cambria Math"/>
                      <w:szCs w:val="24"/>
                    </w:rPr>
                    <m:t>TPR</m:t>
                  </m:r>
                  <m:d>
                    <m:dPr>
                      <m:ctrlPr>
                        <w:rPr>
                          <w:rFonts w:ascii="Cambria Math" w:hAnsi="Cambria Math"/>
                          <w:szCs w:val="24"/>
                        </w:rPr>
                      </m:ctrlPr>
                    </m:dPr>
                    <m:e>
                      <m:r>
                        <w:rPr>
                          <w:rFonts w:ascii="Cambria Math" w:hAnsi="Cambria Math"/>
                          <w:szCs w:val="24"/>
                        </w:rPr>
                        <m:t>t</m:t>
                      </m:r>
                    </m:e>
                  </m:d>
                  <m:r>
                    <w:rPr>
                      <w:rFonts w:ascii="Cambria Math" w:hAnsi="Cambria Math"/>
                      <w:szCs w:val="24"/>
                    </w:rPr>
                    <m:t>d</m:t>
                  </m:r>
                  <m:d>
                    <m:dPr>
                      <m:ctrlPr>
                        <w:rPr>
                          <w:rFonts w:ascii="Cambria Math" w:hAnsi="Cambria Math"/>
                          <w:szCs w:val="24"/>
                        </w:rPr>
                      </m:ctrlPr>
                    </m:dPr>
                    <m:e>
                      <m:r>
                        <w:rPr>
                          <w:rFonts w:ascii="Cambria Math" w:hAnsi="Cambria Math"/>
                          <w:szCs w:val="24"/>
                        </w:rPr>
                        <m:t>FPR</m:t>
                      </m:r>
                      <m:d>
                        <m:dPr>
                          <m:ctrlPr>
                            <w:rPr>
                              <w:rFonts w:ascii="Cambria Math" w:hAnsi="Cambria Math"/>
                              <w:szCs w:val="24"/>
                            </w:rPr>
                          </m:ctrlPr>
                        </m:dPr>
                        <m:e>
                          <m:r>
                            <w:rPr>
                              <w:rFonts w:ascii="Cambria Math" w:hAnsi="Cambria Math"/>
                              <w:szCs w:val="24"/>
                            </w:rPr>
                            <m:t>t</m:t>
                          </m:r>
                        </m:e>
                      </m:d>
                    </m:e>
                  </m:d>
                </m:e>
              </m:nary>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22</m:t>
                  </m:r>
                </m:e>
              </m:d>
            </m:e>
          </m:eqArr>
        </m:oMath>
      </m:oMathPara>
    </w:p>
    <w:p w14:paraId="6FBC98CC"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F</m:t>
              </m:r>
              <m:r>
                <m:rPr>
                  <m:sty m:val="p"/>
                </m:rPr>
                <w:rPr>
                  <w:rFonts w:ascii="Cambria Math" w:hAnsi="Cambria Math"/>
                  <w:szCs w:val="24"/>
                </w:rPr>
                <m:t>1=</m:t>
              </m:r>
              <m:f>
                <m:fPr>
                  <m:ctrlPr>
                    <w:rPr>
                      <w:rFonts w:ascii="Cambria Math" w:hAnsi="Cambria Math"/>
                      <w:szCs w:val="24"/>
                    </w:rPr>
                  </m:ctrlPr>
                </m:fPr>
                <m:num>
                  <m:r>
                    <m:rPr>
                      <m:sty m:val="p"/>
                    </m:rPr>
                    <w:rPr>
                      <w:rFonts w:ascii="Cambria Math" w:hAnsi="Cambria Math"/>
                      <w:szCs w:val="24"/>
                    </w:rPr>
                    <m:t>2×</m:t>
                  </m:r>
                  <m:r>
                    <w:rPr>
                      <w:rFonts w:ascii="Cambria Math" w:hAnsi="Cambria Math"/>
                      <w:szCs w:val="24"/>
                    </w:rPr>
                    <m:t>TP</m:t>
                  </m:r>
                </m:num>
                <m:den>
                  <m:r>
                    <m:rPr>
                      <m:sty m:val="p"/>
                    </m:rPr>
                    <w:rPr>
                      <w:rFonts w:ascii="Cambria Math" w:hAnsi="Cambria Math"/>
                      <w:szCs w:val="24"/>
                    </w:rPr>
                    <m:t>2×</m:t>
                  </m:r>
                  <m:r>
                    <w:rPr>
                      <w:rFonts w:ascii="Cambria Math" w:hAnsi="Cambria Math"/>
                      <w:szCs w:val="24"/>
                    </w:rPr>
                    <m:t>TP</m:t>
                  </m:r>
                  <m:r>
                    <m:rPr>
                      <m:sty m:val="p"/>
                    </m:rPr>
                    <w:rPr>
                      <w:rFonts w:ascii="Cambria Math" w:hAnsi="Cambria Math"/>
                      <w:szCs w:val="24"/>
                    </w:rPr>
                    <m:t>+</m:t>
                  </m:r>
                  <m:r>
                    <w:rPr>
                      <w:rFonts w:ascii="Cambria Math" w:hAnsi="Cambria Math"/>
                      <w:szCs w:val="24"/>
                    </w:rPr>
                    <m:t>FP</m:t>
                  </m:r>
                  <m:r>
                    <m:rPr>
                      <m:sty m:val="p"/>
                    </m:rPr>
                    <w:rPr>
                      <w:rFonts w:ascii="Cambria Math" w:hAnsi="Cambria Math"/>
                      <w:szCs w:val="24"/>
                    </w:rPr>
                    <m:t>+</m:t>
                  </m:r>
                  <m:r>
                    <w:rPr>
                      <w:rFonts w:ascii="Cambria Math" w:hAnsi="Cambria Math"/>
                      <w:szCs w:val="24"/>
                    </w:rPr>
                    <m:t>FN</m:t>
                  </m:r>
                </m:den>
              </m:f>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23</m:t>
                  </m:r>
                </m:e>
              </m:d>
            </m:e>
          </m:eqArr>
        </m:oMath>
      </m:oMathPara>
    </w:p>
    <w:p w14:paraId="313ECD4F" w14:textId="77777777" w:rsidR="002E1906" w:rsidRPr="005824F3" w:rsidRDefault="002E1906" w:rsidP="002E1906">
      <w:pPr>
        <w:rPr>
          <w:i/>
          <w:szCs w:val="24"/>
        </w:rPr>
      </w:pPr>
      <w:r w:rsidRPr="005D4A8A">
        <w:rPr>
          <w:szCs w:val="24"/>
        </w:rPr>
        <w:t xml:space="preserve">These metrics are defined based on the confusion matrix, where </w:t>
      </w:r>
      <m:oMath>
        <m:r>
          <w:rPr>
            <w:rFonts w:ascii="Cambria Math" w:hAnsi="Cambria Math"/>
            <w:szCs w:val="24"/>
          </w:rPr>
          <m:t>TP,TP,FP,FN</m:t>
        </m:r>
      </m:oMath>
      <w:r w:rsidRPr="00E0583F">
        <w:rPr>
          <w:szCs w:val="24"/>
        </w:rPr>
        <w:t xml:space="preserve"> denote true positives, true negatives, false positives, and false negatives, respectively.</w:t>
      </w:r>
      <w:r w:rsidRPr="00980848">
        <w:rPr>
          <w:szCs w:val="24"/>
        </w:rPr>
        <w:t xml:space="preserve"> </w:t>
      </w:r>
      <w:r w:rsidRPr="005D4A8A">
        <w:rPr>
          <w:szCs w:val="24"/>
        </w:rPr>
        <w:t xml:space="preserve">For the localization task, we adopt Top-K Recall (Recall@K) as the primary </w:t>
      </w:r>
      <w:r w:rsidRPr="00B10DF3">
        <w:rPr>
          <w:szCs w:val="24"/>
        </w:rPr>
        <w:t>evaluation metric. It measures the proportion of true modification sites that are successfully identified within the top K predicted positions:</w:t>
      </w:r>
      <w:r w:rsidRPr="005824F3">
        <w:rPr>
          <w:i/>
          <w:szCs w:val="24"/>
        </w:rPr>
        <w:br/>
      </w:r>
      <m:oMathPara>
        <m:oMath>
          <m:eqArr>
            <m:eqArrPr>
              <m:maxDist m:val="1"/>
              <m:ctrlPr>
                <w:rPr>
                  <w:rFonts w:ascii="Cambria Math" w:hAnsi="Cambria Math"/>
                  <w:i/>
                  <w:szCs w:val="24"/>
                </w:rPr>
              </m:ctrlPr>
            </m:eqArrPr>
            <m:e>
              <m:r>
                <w:rPr>
                  <w:rFonts w:ascii="Cambria Math" w:hAnsi="Cambria Math"/>
                  <w:szCs w:val="24"/>
                </w:rPr>
                <m:t>Recall@K=</m:t>
              </m:r>
              <m:f>
                <m:fPr>
                  <m:ctrlPr>
                    <w:rPr>
                      <w:rFonts w:ascii="Cambria Math" w:hAnsi="Cambria Math"/>
                      <w:szCs w:val="24"/>
                    </w:rPr>
                  </m:ctrlPr>
                </m:fPr>
                <m:num>
                  <m:d>
                    <m:dPr>
                      <m:begChr m:val="|"/>
                      <m:endChr m:val="|"/>
                      <m:ctrlPr>
                        <w:rPr>
                          <w:rFonts w:ascii="Cambria Math" w:hAnsi="Cambria Math"/>
                          <w:szCs w:val="24"/>
                        </w:rPr>
                      </m:ctrlPr>
                    </m:dPr>
                    <m:e>
                      <m:r>
                        <m:rPr>
                          <m:scr m:val="script"/>
                        </m:rPr>
                        <w:rPr>
                          <w:rFonts w:ascii="Cambria Math" w:hAnsi="Cambria Math"/>
                          <w:szCs w:val="24"/>
                        </w:rPr>
                        <m:t>P∩</m:t>
                      </m:r>
                      <m:sSub>
                        <m:sSubPr>
                          <m:ctrlPr>
                            <w:rPr>
                              <w:rFonts w:ascii="Cambria Math" w:hAnsi="Cambria Math"/>
                              <w:szCs w:val="24"/>
                            </w:rPr>
                          </m:ctrlPr>
                        </m:sSubPr>
                        <m:e>
                          <m:r>
                            <m:rPr>
                              <m:scr m:val="script"/>
                            </m:rPr>
                            <w:rPr>
                              <w:rFonts w:ascii="Cambria Math" w:hAnsi="Cambria Math"/>
                              <w:szCs w:val="24"/>
                            </w:rPr>
                            <m:t>R</m:t>
                          </m:r>
                        </m:e>
                        <m:sub>
                          <m:r>
                            <w:rPr>
                              <w:rFonts w:ascii="Cambria Math" w:hAnsi="Cambria Math"/>
                              <w:szCs w:val="24"/>
                            </w:rPr>
                            <m:t>K</m:t>
                          </m:r>
                        </m:sub>
                      </m:sSub>
                    </m:e>
                  </m:d>
                </m:num>
                <m:den>
                  <m:d>
                    <m:dPr>
                      <m:begChr m:val="|"/>
                      <m:endChr m:val="|"/>
                      <m:ctrlPr>
                        <w:rPr>
                          <w:rFonts w:ascii="Cambria Math" w:hAnsi="Cambria Math"/>
                          <w:szCs w:val="24"/>
                        </w:rPr>
                      </m:ctrlPr>
                    </m:dPr>
                    <m:e>
                      <m:r>
                        <m:rPr>
                          <m:scr m:val="script"/>
                        </m:rPr>
                        <w:rPr>
                          <w:rFonts w:ascii="Cambria Math" w:hAnsi="Cambria Math"/>
                          <w:szCs w:val="24"/>
                        </w:rPr>
                        <m:t>P</m:t>
                      </m:r>
                    </m:e>
                  </m:d>
                </m:den>
              </m:f>
              <m:r>
                <w:rPr>
                  <w:rFonts w:ascii="Cambria Math" w:hAnsi="Cambria Math"/>
                  <w:szCs w:val="24"/>
                </w:rPr>
                <m:t xml:space="preserve"> #</m:t>
              </m:r>
              <m:d>
                <m:dPr>
                  <m:ctrlPr>
                    <w:rPr>
                      <w:rFonts w:ascii="Cambria Math" w:hAnsi="Cambria Math"/>
                      <w:i/>
                      <w:szCs w:val="24"/>
                    </w:rPr>
                  </m:ctrlPr>
                </m:dPr>
                <m:e>
                  <m:r>
                    <w:rPr>
                      <w:rFonts w:ascii="Cambria Math" w:hAnsi="Cambria Math"/>
                      <w:szCs w:val="24"/>
                    </w:rPr>
                    <m:t>24</m:t>
                  </m:r>
                </m:e>
              </m:d>
            </m:e>
          </m:eqArr>
        </m:oMath>
      </m:oMathPara>
    </w:p>
    <w:p w14:paraId="51572BA3" w14:textId="77777777" w:rsidR="002E1906" w:rsidRPr="005D4A8A" w:rsidRDefault="002E1906" w:rsidP="002E1906">
      <w:pPr>
        <w:rPr>
          <w:szCs w:val="24"/>
        </w:rPr>
      </w:pPr>
      <w:r w:rsidRPr="005D4A8A">
        <w:rPr>
          <w:szCs w:val="24"/>
        </w:rPr>
        <w:t>Where</w:t>
      </w:r>
      <w:r w:rsidRPr="00980848">
        <w:rPr>
          <w:szCs w:val="24"/>
        </w:rPr>
        <w:t xml:space="preserve"> </w:t>
      </w:r>
      <m:oMath>
        <m:d>
          <m:dPr>
            <m:begChr m:val="|"/>
            <m:endChr m:val="|"/>
            <m:ctrlPr>
              <w:rPr>
                <w:rFonts w:ascii="Cambria Math" w:hAnsi="Cambria Math"/>
                <w:i/>
                <w:szCs w:val="24"/>
              </w:rPr>
            </m:ctrlPr>
          </m:dPr>
          <m:e>
            <m:r>
              <m:rPr>
                <m:scr m:val="script"/>
              </m:rPr>
              <w:rPr>
                <w:rFonts w:ascii="Cambria Math" w:hAnsi="Cambria Math"/>
                <w:szCs w:val="24"/>
              </w:rPr>
              <m:t>P∩</m:t>
            </m:r>
            <m:sSub>
              <m:sSubPr>
                <m:ctrlPr>
                  <w:rPr>
                    <w:rFonts w:ascii="Cambria Math" w:hAnsi="Cambria Math"/>
                    <w:i/>
                    <w:szCs w:val="24"/>
                  </w:rPr>
                </m:ctrlPr>
              </m:sSubPr>
              <m:e>
                <m:r>
                  <m:rPr>
                    <m:scr m:val="script"/>
                  </m:rPr>
                  <w:rPr>
                    <w:rFonts w:ascii="Cambria Math" w:hAnsi="Cambria Math"/>
                    <w:szCs w:val="24"/>
                  </w:rPr>
                  <m:t>R</m:t>
                </m:r>
              </m:e>
              <m:sub>
                <m:r>
                  <w:rPr>
                    <w:rFonts w:ascii="Cambria Math" w:hAnsi="Cambria Math"/>
                    <w:szCs w:val="24"/>
                  </w:rPr>
                  <m:t>K</m:t>
                </m:r>
              </m:sub>
            </m:sSub>
          </m:e>
        </m:d>
      </m:oMath>
      <w:r w:rsidRPr="00980848">
        <w:rPr>
          <w:szCs w:val="24"/>
        </w:rPr>
        <w:t xml:space="preserve"> </w:t>
      </w:r>
      <w:r w:rsidRPr="005D4A8A">
        <w:rPr>
          <w:szCs w:val="24"/>
        </w:rPr>
        <w:t xml:space="preserve">denotes the number of relevant items correctly retrieved within the top K predictions, and </w:t>
      </w:r>
      <m:oMath>
        <m:d>
          <m:dPr>
            <m:begChr m:val="|"/>
            <m:endChr m:val="|"/>
            <m:ctrlPr>
              <w:rPr>
                <w:rFonts w:ascii="Cambria Math" w:hAnsi="Cambria Math"/>
                <w:i/>
                <w:szCs w:val="24"/>
              </w:rPr>
            </m:ctrlPr>
          </m:dPr>
          <m:e>
            <m:r>
              <m:rPr>
                <m:scr m:val="script"/>
              </m:rPr>
              <w:rPr>
                <w:rFonts w:ascii="Cambria Math" w:hAnsi="Cambria Math"/>
                <w:szCs w:val="24"/>
              </w:rPr>
              <m:t>P</m:t>
            </m:r>
          </m:e>
        </m:d>
      </m:oMath>
      <w:r w:rsidRPr="00980848">
        <w:rPr>
          <w:szCs w:val="24"/>
        </w:rPr>
        <w:t xml:space="preserve"> </w:t>
      </w:r>
      <w:r w:rsidRPr="005D4A8A">
        <w:rPr>
          <w:szCs w:val="24"/>
        </w:rPr>
        <w:t>denotes the total number of relevant items for the given sample.</w:t>
      </w:r>
      <w:r w:rsidRPr="00980848">
        <w:rPr>
          <w:szCs w:val="24"/>
        </w:rPr>
        <w:t xml:space="preserve"> </w:t>
      </w:r>
    </w:p>
    <w:p w14:paraId="1831E130" w14:textId="77777777" w:rsidR="002E1906" w:rsidRPr="00B10DF3" w:rsidRDefault="002E1906" w:rsidP="002E1906">
      <w:pPr>
        <w:rPr>
          <w:szCs w:val="24"/>
        </w:rPr>
      </w:pPr>
      <w:r w:rsidRPr="005D4A8A">
        <w:rPr>
          <w:szCs w:val="24"/>
        </w:rPr>
        <w:t>To validate the effectiveness of the model's feature learning, this study introduces Purity and the Silhouette Coefficient in the ablation experiments to evaluate the discriminative ability of the feature space between positive and negative samples:</w:t>
      </w:r>
    </w:p>
    <w:p w14:paraId="4C98A12A"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Purity</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w:rPr>
                      <w:rFonts w:ascii="Cambria Math" w:hAnsi="Cambria Math"/>
                      <w:szCs w:val="24"/>
                    </w:rPr>
                    <m:t>N</m:t>
                  </m:r>
                </m:den>
              </m:f>
              <m:nary>
                <m:naryPr>
                  <m:chr m:val="∑"/>
                  <m:limLoc m:val="subSup"/>
                  <m:ctrlPr>
                    <w:rPr>
                      <w:rFonts w:ascii="Cambria Math" w:hAnsi="Cambria Math"/>
                      <w:szCs w:val="24"/>
                    </w:rPr>
                  </m:ctrlPr>
                </m:naryPr>
                <m:sub>
                  <m:r>
                    <w:rPr>
                      <w:rFonts w:ascii="Cambria Math" w:hAnsi="Cambria Math"/>
                      <w:szCs w:val="24"/>
                    </w:rPr>
                    <m:t>k</m:t>
                  </m:r>
                  <m:r>
                    <m:rPr>
                      <m:sty m:val="p"/>
                    </m:rPr>
                    <w:rPr>
                      <w:rFonts w:ascii="Cambria Math" w:hAnsi="Cambria Math"/>
                      <w:szCs w:val="24"/>
                    </w:rPr>
                    <m:t>=1</m:t>
                  </m:r>
                </m:sub>
                <m:sup>
                  <m:r>
                    <w:rPr>
                      <w:rFonts w:ascii="Cambria Math" w:hAnsi="Cambria Math"/>
                      <w:szCs w:val="24"/>
                    </w:rPr>
                    <m:t>K</m:t>
                  </m:r>
                </m:sup>
                <m:e>
                  <m:r>
                    <w:rPr>
                      <w:rFonts w:ascii="Cambria Math" w:hAnsi="Cambria Math"/>
                      <w:szCs w:val="24"/>
                    </w:rPr>
                    <m:t>ma</m:t>
                  </m:r>
                  <m:sSub>
                    <m:sSubPr>
                      <m:ctrlPr>
                        <w:rPr>
                          <w:rFonts w:ascii="Cambria Math" w:hAnsi="Cambria Math"/>
                          <w:szCs w:val="24"/>
                        </w:rPr>
                      </m:ctrlPr>
                    </m:sSubPr>
                    <m:e>
                      <m:r>
                        <w:rPr>
                          <w:rFonts w:ascii="Cambria Math" w:hAnsi="Cambria Math"/>
                          <w:szCs w:val="24"/>
                        </w:rPr>
                        <m:t>x</m:t>
                      </m:r>
                    </m:e>
                    <m:sub>
                      <m:r>
                        <w:rPr>
                          <w:rFonts w:ascii="Cambria Math" w:hAnsi="Cambria Math"/>
                          <w:szCs w:val="24"/>
                        </w:rPr>
                        <m:t>j</m:t>
                      </m:r>
                    </m:sub>
                  </m:sSub>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C</m:t>
                          </m:r>
                        </m:e>
                        <m:sub>
                          <m:r>
                            <w:rPr>
                              <w:rFonts w:ascii="Cambria Math" w:hAnsi="Cambria Math"/>
                              <w:szCs w:val="24"/>
                            </w:rPr>
                            <m:t>k</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L</m:t>
                          </m:r>
                        </m:e>
                        <m:sub>
                          <m:r>
                            <w:rPr>
                              <w:rFonts w:ascii="Cambria Math" w:hAnsi="Cambria Math"/>
                              <w:szCs w:val="24"/>
                            </w:rPr>
                            <m:t>j</m:t>
                          </m:r>
                        </m:sub>
                      </m:sSub>
                    </m:e>
                  </m:d>
                </m:e>
              </m:nary>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25</m:t>
                  </m:r>
                </m:e>
              </m:d>
            </m:e>
          </m:eqArr>
        </m:oMath>
      </m:oMathPara>
    </w:p>
    <w:p w14:paraId="166BA0FA" w14:textId="77777777" w:rsidR="002E1906" w:rsidRPr="005D4A8A" w:rsidRDefault="00000000" w:rsidP="002E1906">
      <w:pPr>
        <w:rPr>
          <w:szCs w:val="24"/>
        </w:rPr>
      </w:pPr>
      <m:oMathPara>
        <m:oMath>
          <m:eqArr>
            <m:eqArrPr>
              <m:maxDist m:val="1"/>
              <m:ctrlPr>
                <w:rPr>
                  <w:rFonts w:ascii="Cambria Math" w:hAnsi="Cambria Math"/>
                  <w:szCs w:val="24"/>
                </w:rPr>
              </m:ctrlPr>
            </m:eqArrPr>
            <m:e>
              <m:r>
                <w:rPr>
                  <w:rFonts w:ascii="Cambria Math" w:hAnsi="Cambria Math"/>
                  <w:szCs w:val="24"/>
                </w:rPr>
                <m:t>Silhouette</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w:rPr>
                      <w:rFonts w:ascii="Cambria Math" w:hAnsi="Cambria Math"/>
                      <w:szCs w:val="24"/>
                    </w:rPr>
                    <m:t>N</m:t>
                  </m:r>
                </m:den>
              </m:f>
              <m:nary>
                <m:naryPr>
                  <m:chr m:val="∑"/>
                  <m:limLoc m:val="subSup"/>
                  <m:ctrlPr>
                    <w:rPr>
                      <w:rFonts w:ascii="Cambria Math" w:hAnsi="Cambria Math"/>
                      <w:szCs w:val="24"/>
                    </w:rPr>
                  </m:ctrlPr>
                </m:naryPr>
                <m:sub>
                  <m:r>
                    <w:rPr>
                      <w:rFonts w:ascii="Cambria Math" w:hAnsi="Cambria Math"/>
                      <w:szCs w:val="24"/>
                    </w:rPr>
                    <m:t>i</m:t>
                  </m:r>
                  <m:r>
                    <m:rPr>
                      <m:sty m:val="p"/>
                    </m:rPr>
                    <w:rPr>
                      <w:rFonts w:ascii="Cambria Math" w:hAnsi="Cambria Math"/>
                      <w:szCs w:val="24"/>
                    </w:rPr>
                    <m:t>=1</m:t>
                  </m:r>
                </m:sub>
                <m:sup>
                  <m:r>
                    <w:rPr>
                      <w:rFonts w:ascii="Cambria Math" w:hAnsi="Cambria Math"/>
                      <w:szCs w:val="24"/>
                    </w:rPr>
                    <m:t>N</m:t>
                  </m:r>
                </m:sup>
                <m:e>
                  <m:r>
                    <w:rPr>
                      <w:rFonts w:ascii="Cambria Math" w:hAnsi="Cambria Math"/>
                      <w:szCs w:val="24"/>
                    </w:rPr>
                    <m:t>s</m:t>
                  </m:r>
                  <m:d>
                    <m:dPr>
                      <m:ctrlPr>
                        <w:rPr>
                          <w:rFonts w:ascii="Cambria Math" w:hAnsi="Cambria Math"/>
                          <w:szCs w:val="24"/>
                        </w:rPr>
                      </m:ctrlPr>
                    </m:dPr>
                    <m:e>
                      <m:r>
                        <w:rPr>
                          <w:rFonts w:ascii="Cambria Math" w:hAnsi="Cambria Math"/>
                          <w:szCs w:val="24"/>
                        </w:rPr>
                        <m:t>i</m:t>
                      </m:r>
                    </m:e>
                  </m:d>
                </m:e>
              </m:nary>
              <m:r>
                <m:rPr>
                  <m:sty m:val="p"/>
                </m:rPr>
                <w:rPr>
                  <w:rFonts w:ascii="Cambria Math" w:hAnsi="Cambria Math"/>
                  <w:szCs w:val="24"/>
                </w:rPr>
                <m:t>#</m:t>
              </m:r>
              <m:d>
                <m:dPr>
                  <m:ctrlPr>
                    <w:rPr>
                      <w:rFonts w:ascii="Cambria Math" w:hAnsi="Cambria Math"/>
                      <w:szCs w:val="24"/>
                    </w:rPr>
                  </m:ctrlPr>
                </m:dPr>
                <m:e>
                  <m:r>
                    <m:rPr>
                      <m:sty m:val="p"/>
                    </m:rPr>
                    <w:rPr>
                      <w:rFonts w:ascii="Cambria Math" w:hAnsi="Cambria Math"/>
                      <w:szCs w:val="24"/>
                    </w:rPr>
                    <m:t>26</m:t>
                  </m:r>
                </m:e>
              </m:d>
            </m:e>
          </m:eqArr>
        </m:oMath>
      </m:oMathPara>
    </w:p>
    <w:p w14:paraId="3A0B4CB2" w14:textId="77777777" w:rsidR="002E1906" w:rsidRPr="009223C3" w:rsidRDefault="002E1906" w:rsidP="002E1906">
      <w:pPr>
        <w:rPr>
          <w:szCs w:val="24"/>
        </w:rPr>
      </w:pPr>
      <w:r w:rsidRPr="005D4A8A">
        <w:rPr>
          <w:rStyle w:val="qk-md-text"/>
          <w:color w:val="000000" w:themeColor="text1"/>
          <w:szCs w:val="24"/>
        </w:rPr>
        <w:t>where </w:t>
      </w:r>
      <m:oMath>
        <m:r>
          <w:rPr>
            <w:rFonts w:ascii="Cambria Math" w:hAnsi="Cambria Math"/>
            <w:szCs w:val="24"/>
          </w:rPr>
          <m:t>N</m:t>
        </m:r>
      </m:oMath>
      <w:r w:rsidRPr="00B10DF3">
        <w:rPr>
          <w:rStyle w:val="qk-md-text"/>
          <w:color w:val="000000" w:themeColor="text1"/>
          <w:szCs w:val="24"/>
        </w:rPr>
        <w:t> denotes the total number of samples, </w:t>
      </w:r>
      <m:oMath>
        <m:sSub>
          <m:sSubPr>
            <m:ctrlPr>
              <w:rPr>
                <w:rFonts w:ascii="Cambria Math" w:hAnsi="Cambria Math"/>
                <w:szCs w:val="24"/>
              </w:rPr>
            </m:ctrlPr>
          </m:sSubPr>
          <m:e>
            <m:r>
              <w:rPr>
                <w:rFonts w:ascii="Cambria Math" w:hAnsi="Cambria Math"/>
                <w:szCs w:val="24"/>
              </w:rPr>
              <m:t>C</m:t>
            </m:r>
          </m:e>
          <m:sub>
            <m:r>
              <w:rPr>
                <w:rFonts w:ascii="Cambria Math" w:hAnsi="Cambria Math"/>
                <w:szCs w:val="24"/>
              </w:rPr>
              <m:t>k</m:t>
            </m:r>
          </m:sub>
        </m:sSub>
      </m:oMath>
      <w:r w:rsidRPr="005D4A8A">
        <w:rPr>
          <w:szCs w:val="24"/>
        </w:rPr>
        <w:t xml:space="preserve"> </w:t>
      </w:r>
      <w:r w:rsidRPr="005D4A8A">
        <w:rPr>
          <w:rStyle w:val="qk-md-text"/>
          <w:color w:val="000000" w:themeColor="text1"/>
          <w:szCs w:val="24"/>
        </w:rPr>
        <w:t>represents the set of samples in the </w:t>
      </w:r>
      <m:oMath>
        <m:r>
          <w:rPr>
            <w:rFonts w:ascii="Cambria Math" w:hAnsi="Cambria Math"/>
            <w:szCs w:val="24"/>
          </w:rPr>
          <m:t>k</m:t>
        </m:r>
      </m:oMath>
      <w:r w:rsidRPr="00B10DF3">
        <w:rPr>
          <w:rStyle w:val="qk-md-text"/>
          <w:color w:val="000000" w:themeColor="text1"/>
          <w:szCs w:val="24"/>
        </w:rPr>
        <w:t>-th cluster, and </w:t>
      </w: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j</m:t>
            </m:r>
          </m:sub>
        </m:sSub>
      </m:oMath>
      <w:r w:rsidRPr="005D4A8A">
        <w:rPr>
          <w:rStyle w:val="qk-md-text"/>
          <w:color w:val="000000" w:themeColor="text1"/>
          <w:szCs w:val="24"/>
        </w:rPr>
        <w:t>denotes the set of samples with the </w:t>
      </w:r>
      <m:oMath>
        <m:r>
          <w:rPr>
            <w:rFonts w:ascii="Cambria Math" w:hAnsi="Cambria Math"/>
            <w:szCs w:val="24"/>
          </w:rPr>
          <m:t>j</m:t>
        </m:r>
      </m:oMath>
      <w:r w:rsidRPr="005D4A8A">
        <w:rPr>
          <w:rStyle w:val="qk-md-text"/>
          <w:color w:val="000000" w:themeColor="text1"/>
          <w:szCs w:val="24"/>
        </w:rPr>
        <w:t>-th ground truth label. </w:t>
      </w:r>
      <m:oMath>
        <m:r>
          <w:rPr>
            <w:rFonts w:ascii="Cambria Math" w:hAnsi="Cambria Math"/>
            <w:szCs w:val="24"/>
          </w:rPr>
          <m:t>s(i)</m:t>
        </m:r>
      </m:oMath>
      <w:r w:rsidRPr="00E0583F">
        <w:rPr>
          <w:szCs w:val="24"/>
        </w:rPr>
        <w:t xml:space="preserve"> </w:t>
      </w:r>
      <w:r w:rsidRPr="00E0583F">
        <w:rPr>
          <w:rStyle w:val="qk-md-text"/>
          <w:color w:val="000000" w:themeColor="text1"/>
          <w:szCs w:val="24"/>
        </w:rPr>
        <w:t xml:space="preserve">is the silhouette coefficient </w:t>
      </w:r>
      <w:r w:rsidRPr="00E0583F">
        <w:rPr>
          <w:rStyle w:val="qk-md-text"/>
          <w:color w:val="000000" w:themeColor="text1"/>
          <w:szCs w:val="24"/>
        </w:rPr>
        <w:lastRenderedPageBreak/>
        <w:t>for an individual sample, ranging from -1 to 1. A higher value indicates higher intra-cluster similarity and better inter-cluster separa</w:t>
      </w:r>
      <w:r w:rsidRPr="005F2A62">
        <w:rPr>
          <w:rStyle w:val="qk-md-text"/>
          <w:color w:val="000000" w:themeColor="text1"/>
          <w:szCs w:val="24"/>
        </w:rPr>
        <w:t>tion.</w:t>
      </w:r>
    </w:p>
    <w:p w14:paraId="720D3B0B" w14:textId="77777777" w:rsidR="002E1906" w:rsidDel="00D61B8E" w:rsidRDefault="002E1906">
      <w:pPr>
        <w:pStyle w:val="11"/>
        <w:spacing w:line="360" w:lineRule="auto"/>
        <w:rPr>
          <w:del w:id="907" w:author="Chao Deng" w:date="2026-05-07T09:15:00Z" w16du:dateUtc="2026-05-07T01:15:00Z"/>
          <w:sz w:val="24"/>
          <w:szCs w:val="24"/>
        </w:rPr>
      </w:pPr>
      <w:commentRangeStart w:id="908"/>
      <w:r w:rsidRPr="00851C47">
        <w:rPr>
          <w:sz w:val="24"/>
          <w:szCs w:val="24"/>
        </w:rPr>
        <w:t>Results</w:t>
      </w:r>
      <w:commentRangeEnd w:id="908"/>
      <w:r w:rsidR="001E3BAB">
        <w:rPr>
          <w:rStyle w:val="CommentReference"/>
          <w:rFonts w:ascii="Times New Roman" w:hAnsi="Times New Roman" w:cs="Times New Roman"/>
          <w:sz w:val="24"/>
          <w:szCs w:val="24"/>
        </w:rPr>
        <w:commentReference w:id="908"/>
      </w:r>
    </w:p>
    <w:p w14:paraId="4CB8D542" w14:textId="77777777" w:rsidR="00ED73F3" w:rsidRPr="00D61B8E" w:rsidDel="00D61B8E" w:rsidRDefault="00ED73F3" w:rsidP="00D61B8E">
      <w:pPr>
        <w:rPr>
          <w:del w:id="909" w:author="Chao Deng" w:date="2026-05-07T09:15:00Z" w16du:dateUtc="2026-05-07T01:15:00Z"/>
        </w:rPr>
      </w:pPr>
    </w:p>
    <w:p w14:paraId="223C01FB" w14:textId="77777777" w:rsidR="002E1906" w:rsidRPr="00851C47" w:rsidRDefault="002E1906">
      <w:pPr>
        <w:pStyle w:val="11"/>
        <w:spacing w:line="360" w:lineRule="auto"/>
        <w:rPr>
          <w:lang w:val="en-US"/>
        </w:rPr>
        <w:pPrChange w:id="910" w:author="Chao Deng" w:date="2026-05-07T09:15:00Z" w16du:dateUtc="2026-05-07T01:15:00Z">
          <w:pPr/>
        </w:pPrChange>
      </w:pPr>
    </w:p>
    <w:p w14:paraId="58C086EF" w14:textId="0D088CDF" w:rsidR="002E1906" w:rsidRDefault="002E1906" w:rsidP="00D61B8E">
      <w:pPr>
        <w:pStyle w:val="a0"/>
      </w:pPr>
      <w:r w:rsidRPr="00FA6033">
        <w:rPr>
          <w:szCs w:val="24"/>
        </w:rPr>
        <w:t>Performance</w:t>
      </w:r>
      <w:r w:rsidRPr="005D4A8A">
        <w:rPr>
          <w:szCs w:val="24"/>
        </w:rPr>
        <w:t xml:space="preserve"> </w:t>
      </w:r>
      <w:r w:rsidRPr="005D4A8A">
        <w:rPr>
          <w:szCs w:val="24"/>
          <w:lang w:val="en-US"/>
        </w:rPr>
        <w:t>of</w:t>
      </w:r>
      <w:r w:rsidRPr="00E0583F">
        <w:rPr>
          <w:szCs w:val="24"/>
          <w:lang w:val="en-US"/>
        </w:rPr>
        <w:t xml:space="preserve"> </w:t>
      </w:r>
      <w:ins w:id="911" w:author="Chao Deng" w:date="2026-05-07T16:02:00Z" w16du:dateUtc="2026-05-07T08:02:00Z">
        <w:r w:rsidR="007C3762" w:rsidRPr="007C3762">
          <w:rPr>
            <w:szCs w:val="24"/>
          </w:rPr>
          <w:t>multi-label co-occurrence classification</w:t>
        </w:r>
      </w:ins>
      <w:del w:id="912" w:author="Chao Deng" w:date="2026-05-07T16:02:00Z" w16du:dateUtc="2026-05-07T08:02:00Z">
        <w:r w:rsidRPr="00E0583F" w:rsidDel="007C3762">
          <w:rPr>
            <w:szCs w:val="24"/>
          </w:rPr>
          <w:delText>sequence-level classification</w:delText>
        </w:r>
      </w:del>
    </w:p>
    <w:p w14:paraId="6D056F10" w14:textId="35255410" w:rsidR="002E1906" w:rsidRDefault="002E1906" w:rsidP="002E1906">
      <w:pPr>
        <w:jc w:val="both"/>
        <w:rPr>
          <w:szCs w:val="24"/>
          <w:lang w:val="en-US"/>
        </w:rPr>
      </w:pPr>
      <w:r w:rsidRPr="00231AE7">
        <w:rPr>
          <w:szCs w:val="24"/>
          <w:lang w:val="en-US"/>
        </w:rPr>
        <w:t xml:space="preserve">To evaluate the </w:t>
      </w:r>
      <w:ins w:id="913" w:author="Chao Deng" w:date="2026-05-07T16:03:00Z" w16du:dateUtc="2026-05-07T08:03:00Z">
        <w:r w:rsidR="00C37A03" w:rsidRPr="00C37A03">
          <w:rPr>
            <w:szCs w:val="24"/>
            <w:lang w:val="en-US"/>
          </w:rPr>
          <w:t>multi-label co-occurrence classification</w:t>
        </w:r>
      </w:ins>
      <w:del w:id="914" w:author="Chao Deng" w:date="2026-05-07T16:03:00Z" w16du:dateUtc="2026-05-07T08:03:00Z">
        <w:r w:rsidRPr="00231AE7" w:rsidDel="00C37A03">
          <w:rPr>
            <w:szCs w:val="24"/>
            <w:lang w:val="en-US"/>
          </w:rPr>
          <w:delText>sequence-level classification</w:delText>
        </w:r>
      </w:del>
      <w:r w:rsidRPr="00231AE7">
        <w:rPr>
          <w:szCs w:val="24"/>
          <w:lang w:val="en-US"/>
        </w:rPr>
        <w:t xml:space="preserve"> performance of mRModN, we conducted experiments on </w:t>
      </w:r>
      <w:r w:rsidR="00065F10">
        <w:rPr>
          <w:szCs w:val="24"/>
          <w:lang w:val="en-US"/>
        </w:rPr>
        <w:t>t</w:t>
      </w:r>
      <w:r w:rsidRPr="00231AE7">
        <w:rPr>
          <w:szCs w:val="24"/>
          <w:lang w:val="en-US"/>
        </w:rPr>
        <w:t xml:space="preserve">he HRMD-m. mRModN demonstrated strong classification capability at the sequence level. </w:t>
      </w:r>
      <w:r w:rsidR="00E05F79">
        <w:rPr>
          <w:rFonts w:hint="eastAsia"/>
          <w:szCs w:val="24"/>
          <w:lang w:val="en-US"/>
        </w:rPr>
        <w:t>As</w:t>
      </w:r>
      <w:r w:rsidR="00E05F79">
        <w:rPr>
          <w:szCs w:val="24"/>
          <w:lang w:val="en-US"/>
        </w:rPr>
        <w:t xml:space="preserve"> illustrated in </w:t>
      </w:r>
      <w:r w:rsidR="00250181">
        <w:rPr>
          <w:szCs w:val="24"/>
          <w:lang w:val="en-US"/>
        </w:rPr>
        <w:fldChar w:fldCharType="begin"/>
      </w:r>
      <w:r w:rsidR="00250181">
        <w:rPr>
          <w:szCs w:val="24"/>
          <w:lang w:val="en-US"/>
        </w:rPr>
        <w:instrText xml:space="preserve"> REF _Ref226645509 \h </w:instrText>
      </w:r>
      <w:r w:rsidR="00250181">
        <w:rPr>
          <w:szCs w:val="24"/>
          <w:lang w:val="en-US"/>
        </w:rPr>
      </w:r>
      <w:r w:rsidR="00250181">
        <w:rPr>
          <w:szCs w:val="24"/>
          <w:lang w:val="en-US"/>
        </w:rPr>
        <w:fldChar w:fldCharType="separate"/>
      </w:r>
      <w:ins w:id="915" w:author="Chao Deng" w:date="2026-05-09T11:14:00Z" w16du:dateUtc="2026-05-09T03:14:00Z">
        <w:r w:rsidR="00C85814" w:rsidRPr="006161D5">
          <w:t xml:space="preserve">Fig. </w:t>
        </w:r>
        <w:r w:rsidR="00C85814">
          <w:rPr>
            <w:noProof/>
          </w:rPr>
          <w:t>3</w:t>
        </w:r>
      </w:ins>
      <w:del w:id="916" w:author="Chao Deng" w:date="2026-05-09T11:14:00Z" w16du:dateUtc="2026-05-09T03:14:00Z">
        <w:r w:rsidR="00ED73F3" w:rsidRPr="006161D5" w:rsidDel="00C85814">
          <w:delText xml:space="preserve">Fig. </w:delText>
        </w:r>
        <w:r w:rsidR="00ED73F3" w:rsidDel="00C85814">
          <w:rPr>
            <w:noProof/>
          </w:rPr>
          <w:delText>3</w:delText>
        </w:r>
      </w:del>
      <w:r w:rsidR="00250181">
        <w:rPr>
          <w:szCs w:val="24"/>
          <w:lang w:val="en-US"/>
        </w:rPr>
        <w:fldChar w:fldCharType="end"/>
      </w:r>
      <w:r w:rsidR="00E05F79">
        <w:rPr>
          <w:szCs w:val="24"/>
          <w:lang w:val="en-US"/>
        </w:rPr>
        <w:t xml:space="preserve">, </w:t>
      </w:r>
      <w:r w:rsidRPr="00231AE7">
        <w:rPr>
          <w:szCs w:val="24"/>
          <w:lang w:val="en-US"/>
        </w:rPr>
        <w:t xml:space="preserve">mRModN </w:t>
      </w:r>
      <w:r w:rsidR="00E05F79">
        <w:rPr>
          <w:szCs w:val="24"/>
          <w:lang w:val="en-US"/>
        </w:rPr>
        <w:t xml:space="preserve">demonstrated robust classification capabilities. Specifically, the model </w:t>
      </w:r>
      <w:r w:rsidRPr="00231AE7">
        <w:rPr>
          <w:szCs w:val="24"/>
          <w:lang w:val="en-US"/>
        </w:rPr>
        <w:t xml:space="preserve">achieved consistently high performance across most modification types, indicating </w:t>
      </w:r>
      <w:r w:rsidR="00E05F79">
        <w:rPr>
          <w:szCs w:val="24"/>
          <w:lang w:val="en-US"/>
        </w:rPr>
        <w:t>strong</w:t>
      </w:r>
      <w:r w:rsidR="00E05F79" w:rsidRPr="00231AE7">
        <w:rPr>
          <w:szCs w:val="24"/>
          <w:lang w:val="en-US"/>
        </w:rPr>
        <w:t xml:space="preserve"> </w:t>
      </w:r>
      <w:r w:rsidRPr="00231AE7">
        <w:rPr>
          <w:szCs w:val="24"/>
          <w:lang w:val="en-US"/>
        </w:rPr>
        <w:t xml:space="preserve">discriminative ability </w:t>
      </w:r>
      <w:r w:rsidR="00E05F79">
        <w:rPr>
          <w:szCs w:val="24"/>
          <w:lang w:val="en-US"/>
        </w:rPr>
        <w:t>within</w:t>
      </w:r>
      <w:r w:rsidR="00E05F79" w:rsidRPr="00231AE7">
        <w:rPr>
          <w:szCs w:val="24"/>
          <w:lang w:val="en-US"/>
        </w:rPr>
        <w:t xml:space="preserve"> </w:t>
      </w:r>
      <w:r w:rsidRPr="00231AE7">
        <w:rPr>
          <w:szCs w:val="24"/>
          <w:lang w:val="en-US"/>
        </w:rPr>
        <w:t>a complex</w:t>
      </w:r>
      <w:r w:rsidR="00E05F79">
        <w:rPr>
          <w:szCs w:val="24"/>
          <w:lang w:val="en-US"/>
        </w:rPr>
        <w:t>,</w:t>
      </w:r>
      <w:r w:rsidRPr="00231AE7">
        <w:rPr>
          <w:szCs w:val="24"/>
          <w:lang w:val="en-US"/>
        </w:rPr>
        <w:t xml:space="preserve"> multi-modification setting.</w:t>
      </w:r>
    </w:p>
    <w:p w14:paraId="0482BCC4" w14:textId="1ED1C1A5" w:rsidR="002E1906" w:rsidRDefault="0034199C" w:rsidP="002E1906">
      <w:pPr>
        <w:jc w:val="both"/>
        <w:rPr>
          <w:szCs w:val="24"/>
          <w:lang w:val="en-US"/>
        </w:rPr>
      </w:pPr>
      <w:r>
        <w:rPr>
          <w:szCs w:val="24"/>
          <w:lang w:val="en-US"/>
        </w:rPr>
        <w:fldChar w:fldCharType="begin"/>
      </w:r>
      <w:r>
        <w:rPr>
          <w:szCs w:val="24"/>
          <w:lang w:val="en-US"/>
        </w:rPr>
        <w:instrText xml:space="preserve"> REF _Ref226645509 \h </w:instrText>
      </w:r>
      <w:r>
        <w:rPr>
          <w:szCs w:val="24"/>
          <w:lang w:val="en-US"/>
        </w:rPr>
      </w:r>
      <w:r>
        <w:rPr>
          <w:szCs w:val="24"/>
          <w:lang w:val="en-US"/>
        </w:rPr>
        <w:fldChar w:fldCharType="separate"/>
      </w:r>
      <w:ins w:id="917" w:author="Chao Deng" w:date="2026-05-09T11:14:00Z" w16du:dateUtc="2026-05-09T03:14:00Z">
        <w:r w:rsidR="00C85814" w:rsidRPr="006161D5">
          <w:t xml:space="preserve">Fig. </w:t>
        </w:r>
        <w:r w:rsidR="00C85814">
          <w:rPr>
            <w:noProof/>
          </w:rPr>
          <w:t>3</w:t>
        </w:r>
      </w:ins>
      <w:del w:id="918" w:author="Chao Deng" w:date="2026-05-09T11:14:00Z" w16du:dateUtc="2026-05-09T03:14:00Z">
        <w:r w:rsidR="00ED73F3" w:rsidRPr="006161D5" w:rsidDel="00C85814">
          <w:delText xml:space="preserve">Fig. </w:delText>
        </w:r>
        <w:r w:rsidR="00ED73F3" w:rsidDel="00C85814">
          <w:rPr>
            <w:noProof/>
          </w:rPr>
          <w:delText>3</w:delText>
        </w:r>
      </w:del>
      <w:r>
        <w:rPr>
          <w:szCs w:val="24"/>
          <w:lang w:val="en-US"/>
        </w:rPr>
        <w:fldChar w:fldCharType="end"/>
      </w:r>
      <w:r w:rsidR="00250181">
        <w:rPr>
          <w:rFonts w:hint="eastAsia"/>
          <w:szCs w:val="24"/>
          <w:lang w:val="en-US"/>
        </w:rPr>
        <w:t>a</w:t>
      </w:r>
      <w:r w:rsidR="00250181">
        <w:rPr>
          <w:szCs w:val="24"/>
          <w:lang w:val="en-US"/>
        </w:rPr>
        <w:t xml:space="preserve"> </w:t>
      </w:r>
      <w:r w:rsidR="00250181" w:rsidRPr="00231AE7">
        <w:rPr>
          <w:szCs w:val="24"/>
          <w:lang w:val="en-US"/>
        </w:rPr>
        <w:t>and</w:t>
      </w:r>
      <w:r w:rsidR="002E1906" w:rsidRPr="00231AE7">
        <w:rPr>
          <w:szCs w:val="24"/>
          <w:lang w:val="en-US"/>
        </w:rPr>
        <w:t xml:space="preserve"> </w:t>
      </w:r>
      <w:r>
        <w:rPr>
          <w:szCs w:val="24"/>
          <w:lang w:val="en-US"/>
        </w:rPr>
        <w:fldChar w:fldCharType="begin"/>
      </w:r>
      <w:r>
        <w:rPr>
          <w:szCs w:val="24"/>
          <w:lang w:val="en-US"/>
        </w:rPr>
        <w:instrText xml:space="preserve"> REF _Ref226645509 \h </w:instrText>
      </w:r>
      <w:r>
        <w:rPr>
          <w:szCs w:val="24"/>
          <w:lang w:val="en-US"/>
        </w:rPr>
      </w:r>
      <w:r>
        <w:rPr>
          <w:szCs w:val="24"/>
          <w:lang w:val="en-US"/>
        </w:rPr>
        <w:fldChar w:fldCharType="separate"/>
      </w:r>
      <w:ins w:id="919" w:author="Chao Deng" w:date="2026-05-09T11:14:00Z" w16du:dateUtc="2026-05-09T03:14:00Z">
        <w:r w:rsidR="00C85814" w:rsidRPr="006161D5">
          <w:t xml:space="preserve">Fig. </w:t>
        </w:r>
        <w:r w:rsidR="00C85814">
          <w:rPr>
            <w:noProof/>
          </w:rPr>
          <w:t>3</w:t>
        </w:r>
      </w:ins>
      <w:del w:id="920" w:author="Chao Deng" w:date="2026-05-09T11:14:00Z" w16du:dateUtc="2026-05-09T03:14:00Z">
        <w:r w:rsidR="00ED73F3" w:rsidRPr="006161D5" w:rsidDel="00C85814">
          <w:delText xml:space="preserve">Fig. </w:delText>
        </w:r>
        <w:r w:rsidR="00ED73F3" w:rsidDel="00C85814">
          <w:rPr>
            <w:noProof/>
          </w:rPr>
          <w:delText>3</w:delText>
        </w:r>
      </w:del>
      <w:r>
        <w:rPr>
          <w:szCs w:val="24"/>
          <w:lang w:val="en-US"/>
        </w:rPr>
        <w:fldChar w:fldCharType="end"/>
      </w:r>
      <w:r w:rsidR="002E1906" w:rsidRPr="00231AE7">
        <w:rPr>
          <w:szCs w:val="24"/>
          <w:lang w:val="en-US"/>
        </w:rPr>
        <w:t>b</w:t>
      </w:r>
      <w:r w:rsidR="00E05F79">
        <w:rPr>
          <w:szCs w:val="24"/>
          <w:lang w:val="en-US"/>
        </w:rPr>
        <w:t xml:space="preserve"> </w:t>
      </w:r>
      <w:r w:rsidR="002E1906" w:rsidRPr="00231AE7">
        <w:rPr>
          <w:szCs w:val="24"/>
          <w:lang w:val="en-US"/>
        </w:rPr>
        <w:t xml:space="preserve">summarize the </w:t>
      </w:r>
      <w:r w:rsidR="00E05F79">
        <w:rPr>
          <w:szCs w:val="24"/>
          <w:lang w:val="en-US"/>
        </w:rPr>
        <w:t xml:space="preserve">detail </w:t>
      </w:r>
      <w:r w:rsidR="002E1906" w:rsidRPr="00231AE7">
        <w:rPr>
          <w:szCs w:val="24"/>
          <w:lang w:val="en-US"/>
        </w:rPr>
        <w:t>classification results</w:t>
      </w:r>
      <w:r w:rsidR="00E05F79">
        <w:rPr>
          <w:szCs w:val="24"/>
          <w:lang w:val="en-US"/>
        </w:rPr>
        <w:t>.</w:t>
      </w:r>
      <w:r w:rsidR="002E1906" w:rsidRPr="00231AE7">
        <w:rPr>
          <w:szCs w:val="24"/>
          <w:lang w:val="en-US"/>
        </w:rPr>
        <w:t xml:space="preserve"> mRModN exhibited strong </w:t>
      </w:r>
      <w:ins w:id="921" w:author="Chao Deng" w:date="2026-05-09T11:52:00Z" w16du:dateUtc="2026-05-09T03:52:00Z">
        <w:r w:rsidR="00AA319C" w:rsidRPr="00AA319C">
          <w:rPr>
            <w:szCs w:val="24"/>
            <w:lang w:val="en-US"/>
          </w:rPr>
          <w:t>multi-label co-occurrence classification</w:t>
        </w:r>
        <w:r w:rsidR="00AA319C">
          <w:rPr>
            <w:rFonts w:hint="eastAsia"/>
            <w:szCs w:val="24"/>
            <w:lang w:val="en-US"/>
          </w:rPr>
          <w:t xml:space="preserve"> </w:t>
        </w:r>
      </w:ins>
      <w:del w:id="922" w:author="Chao Deng" w:date="2026-05-09T11:52:00Z" w16du:dateUtc="2026-05-09T03:52:00Z">
        <w:r w:rsidR="002E1906" w:rsidRPr="00231AE7" w:rsidDel="00AA319C">
          <w:rPr>
            <w:szCs w:val="24"/>
            <w:lang w:val="en-US"/>
          </w:rPr>
          <w:delText xml:space="preserve">sequence-level classification </w:delText>
        </w:r>
      </w:del>
      <w:r w:rsidR="002E1906" w:rsidRPr="00231AE7">
        <w:rPr>
          <w:szCs w:val="24"/>
          <w:lang w:val="en-US"/>
        </w:rPr>
        <w:t xml:space="preserve">performance across individual modification types, with </w:t>
      </w:r>
      <w:r w:rsidR="00E05F79">
        <w:rPr>
          <w:szCs w:val="24"/>
          <w:lang w:val="en-US"/>
        </w:rPr>
        <w:t>the majority</w:t>
      </w:r>
      <w:r w:rsidR="00E05F79" w:rsidRPr="00231AE7">
        <w:rPr>
          <w:szCs w:val="24"/>
          <w:lang w:val="en-US"/>
        </w:rPr>
        <w:t xml:space="preserve"> </w:t>
      </w:r>
      <w:r w:rsidR="002E1906" w:rsidRPr="00231AE7">
        <w:rPr>
          <w:szCs w:val="24"/>
          <w:lang w:val="en-US"/>
        </w:rPr>
        <w:t>achieving high AUC and AUPRC values.</w:t>
      </w:r>
      <w:r w:rsidR="002E1906">
        <w:rPr>
          <w:rFonts w:hint="eastAsia"/>
          <w:szCs w:val="24"/>
          <w:lang w:val="en-US"/>
        </w:rPr>
        <w:t xml:space="preserve"> </w:t>
      </w:r>
      <w:r w:rsidR="00FA752D">
        <w:rPr>
          <w:szCs w:val="24"/>
          <w:lang w:val="en-US"/>
        </w:rPr>
        <w:t xml:space="preserve">Notably, </w:t>
      </w:r>
      <w:r w:rsidR="002E1906" w:rsidRPr="00E0583F">
        <w:rPr>
          <w:szCs w:val="24"/>
          <w:lang w:val="en-US"/>
        </w:rPr>
        <w:t xml:space="preserve">10 of the 12 modification types </w:t>
      </w:r>
      <w:r w:rsidR="00FA752D">
        <w:rPr>
          <w:szCs w:val="24"/>
          <w:lang w:val="en-US"/>
        </w:rPr>
        <w:t>yielded</w:t>
      </w:r>
      <w:r w:rsidR="00250181">
        <w:rPr>
          <w:szCs w:val="24"/>
          <w:lang w:val="en-US"/>
        </w:rPr>
        <w:t xml:space="preserve"> best performance.</w:t>
      </w:r>
      <w:r w:rsidR="00FA752D">
        <w:rPr>
          <w:szCs w:val="24"/>
          <w:lang w:val="en-US"/>
        </w:rPr>
        <w:t xml:space="preserve"> </w:t>
      </w:r>
      <w:r w:rsidR="00FA752D" w:rsidRPr="00E0583F">
        <w:rPr>
          <w:szCs w:val="24"/>
          <w:lang w:val="en-US"/>
        </w:rPr>
        <w:t>In terms AUC</w:t>
      </w:r>
      <w:r w:rsidR="00FA752D">
        <w:rPr>
          <w:szCs w:val="24"/>
          <w:lang w:val="en-US"/>
        </w:rPr>
        <w:t xml:space="preserve">s </w:t>
      </w:r>
      <w:r w:rsidR="002E1906" w:rsidRPr="00E0583F">
        <w:rPr>
          <w:szCs w:val="24"/>
          <w:lang w:val="en-US"/>
        </w:rPr>
        <w:t>exceed</w:t>
      </w:r>
      <w:r w:rsidR="00FA752D">
        <w:rPr>
          <w:szCs w:val="24"/>
          <w:lang w:val="en-US"/>
        </w:rPr>
        <w:t>ing</w:t>
      </w:r>
      <w:r w:rsidR="002E1906" w:rsidRPr="00E0583F">
        <w:rPr>
          <w:szCs w:val="24"/>
          <w:lang w:val="en-US"/>
        </w:rPr>
        <w:t xml:space="preserve"> 90, including </w:t>
      </w:r>
      <w:r w:rsidR="002E1906">
        <w:rPr>
          <w:rFonts w:hint="eastAsia"/>
          <w:szCs w:val="24"/>
          <w:lang w:val="en-US"/>
        </w:rPr>
        <w:t>I</w:t>
      </w:r>
      <w:r w:rsidR="002E1906" w:rsidRPr="00E0583F">
        <w:rPr>
          <w:szCs w:val="24"/>
          <w:lang w:val="en-US"/>
        </w:rPr>
        <w:t xml:space="preserve"> (99.89), Cm (97.26), Gm (96.54), Tm (98.57), ac</w:t>
      </w:r>
      <w:r w:rsidR="002E1906" w:rsidRPr="00851C47">
        <w:rPr>
          <w:szCs w:val="24"/>
          <w:vertAlign w:val="superscript"/>
          <w:lang w:val="en-US"/>
        </w:rPr>
        <w:t>4</w:t>
      </w:r>
      <w:r w:rsidR="002E1906" w:rsidRPr="00E0583F">
        <w:rPr>
          <w:szCs w:val="24"/>
          <w:lang w:val="en-US"/>
        </w:rPr>
        <w:t>C (96.39), m</w:t>
      </w:r>
      <w:r w:rsidR="002E1906" w:rsidRPr="00851C47">
        <w:rPr>
          <w:szCs w:val="24"/>
          <w:vertAlign w:val="superscript"/>
          <w:lang w:val="en-US"/>
        </w:rPr>
        <w:t>1</w:t>
      </w:r>
      <w:r w:rsidR="002E1906" w:rsidRPr="00E0583F">
        <w:rPr>
          <w:szCs w:val="24"/>
          <w:lang w:val="en-US"/>
        </w:rPr>
        <w:t>A (97.38), m</w:t>
      </w:r>
      <w:r w:rsidR="002E1906" w:rsidRPr="00851C47">
        <w:rPr>
          <w:szCs w:val="24"/>
          <w:vertAlign w:val="superscript"/>
          <w:lang w:val="en-US"/>
        </w:rPr>
        <w:t>5</w:t>
      </w:r>
      <w:r w:rsidR="002E1906" w:rsidRPr="00E0583F">
        <w:rPr>
          <w:szCs w:val="24"/>
          <w:lang w:val="en-US"/>
        </w:rPr>
        <w:t>C (98.48), m</w:t>
      </w:r>
      <w:r w:rsidR="002E1906" w:rsidRPr="00851C47">
        <w:rPr>
          <w:szCs w:val="24"/>
          <w:vertAlign w:val="superscript"/>
          <w:lang w:val="en-US"/>
        </w:rPr>
        <w:t>6</w:t>
      </w:r>
      <w:r w:rsidR="002E1906" w:rsidRPr="00E0583F">
        <w:rPr>
          <w:szCs w:val="24"/>
          <w:lang w:val="en-US"/>
        </w:rPr>
        <w:t>A (98.45), and m</w:t>
      </w:r>
      <w:r w:rsidR="002E1906" w:rsidRPr="00851C47">
        <w:rPr>
          <w:szCs w:val="24"/>
          <w:vertAlign w:val="superscript"/>
          <w:lang w:val="en-US"/>
        </w:rPr>
        <w:t>7</w:t>
      </w:r>
      <w:r w:rsidR="002E1906" w:rsidRPr="00E0583F">
        <w:rPr>
          <w:szCs w:val="24"/>
          <w:lang w:val="en-US"/>
        </w:rPr>
        <w:t xml:space="preserve">G (97.51). Only Am and </w:t>
      </w:r>
      <w:r w:rsidR="002E1906" w:rsidRPr="00231AE7">
        <w:rPr>
          <w:szCs w:val="24"/>
          <w:lang w:val="en-US"/>
        </w:rPr>
        <w:t>Ψ</w:t>
      </w:r>
      <w:r w:rsidR="002E1906" w:rsidRPr="00E0583F">
        <w:rPr>
          <w:szCs w:val="24"/>
          <w:lang w:val="en-US"/>
        </w:rPr>
        <w:t xml:space="preserve"> </w:t>
      </w:r>
      <w:r w:rsidR="00FA752D">
        <w:rPr>
          <w:szCs w:val="24"/>
          <w:lang w:val="en-US"/>
        </w:rPr>
        <w:t>presented</w:t>
      </w:r>
      <w:r w:rsidR="00FA752D" w:rsidRPr="00E0583F">
        <w:rPr>
          <w:szCs w:val="24"/>
          <w:lang w:val="en-US"/>
        </w:rPr>
        <w:t xml:space="preserve"> </w:t>
      </w:r>
      <w:r w:rsidR="002E1906" w:rsidRPr="00E0583F">
        <w:rPr>
          <w:szCs w:val="24"/>
          <w:lang w:val="en-US"/>
        </w:rPr>
        <w:t>relatively lower AUC</w:t>
      </w:r>
      <w:r w:rsidR="00FA752D">
        <w:rPr>
          <w:szCs w:val="24"/>
          <w:lang w:val="en-US"/>
        </w:rPr>
        <w:t>s</w:t>
      </w:r>
      <w:r w:rsidR="002E1906" w:rsidRPr="00E0583F">
        <w:rPr>
          <w:szCs w:val="24"/>
          <w:lang w:val="en-US"/>
        </w:rPr>
        <w:t xml:space="preserve"> </w:t>
      </w:r>
      <w:r w:rsidR="00FA752D">
        <w:rPr>
          <w:szCs w:val="24"/>
          <w:lang w:val="en-US"/>
        </w:rPr>
        <w:t xml:space="preserve">of </w:t>
      </w:r>
      <w:r w:rsidR="002E1906" w:rsidRPr="00E0583F">
        <w:rPr>
          <w:szCs w:val="24"/>
          <w:lang w:val="en-US"/>
        </w:rPr>
        <w:t>88.95</w:t>
      </w:r>
      <w:r w:rsidR="00065F10">
        <w:rPr>
          <w:szCs w:val="24"/>
          <w:lang w:val="en-US"/>
        </w:rPr>
        <w:t xml:space="preserve"> </w:t>
      </w:r>
      <w:r w:rsidR="002E1906" w:rsidRPr="00E0583F">
        <w:rPr>
          <w:szCs w:val="24"/>
          <w:lang w:val="en-US"/>
        </w:rPr>
        <w:t xml:space="preserve">and 77.58, respectively. </w:t>
      </w:r>
      <w:r w:rsidR="00FA752D">
        <w:rPr>
          <w:szCs w:val="24"/>
          <w:lang w:val="en-US"/>
        </w:rPr>
        <w:t>Furthermore, w</w:t>
      </w:r>
      <w:r w:rsidR="002E1906" w:rsidRPr="00E0583F">
        <w:rPr>
          <w:szCs w:val="24"/>
          <w:lang w:val="en-US"/>
        </w:rPr>
        <w:t>hen AUPRC</w:t>
      </w:r>
      <w:r w:rsidR="00FA752D">
        <w:rPr>
          <w:szCs w:val="24"/>
          <w:lang w:val="en-US"/>
        </w:rPr>
        <w:t xml:space="preserve">, a critical metric for </w:t>
      </w:r>
      <w:r w:rsidR="00FA752D" w:rsidRPr="00E0583F">
        <w:rPr>
          <w:szCs w:val="24"/>
          <w:lang w:val="en-US"/>
        </w:rPr>
        <w:t>class-imbalanced settings</w:t>
      </w:r>
      <w:r w:rsidR="00FA752D">
        <w:rPr>
          <w:szCs w:val="24"/>
          <w:lang w:val="en-US"/>
        </w:rPr>
        <w:t xml:space="preserve">, </w:t>
      </w:r>
      <w:r w:rsidR="002E1906" w:rsidRPr="00D455B7">
        <w:rPr>
          <w:lang w:val="en-US"/>
        </w:rPr>
        <w:t>mRModN</w:t>
      </w:r>
      <w:r w:rsidR="002E1906" w:rsidRPr="00E0583F">
        <w:rPr>
          <w:szCs w:val="24"/>
          <w:lang w:val="en-US"/>
        </w:rPr>
        <w:t xml:space="preserve"> </w:t>
      </w:r>
      <w:r w:rsidR="00FA752D">
        <w:rPr>
          <w:szCs w:val="24"/>
          <w:lang w:val="en-US"/>
        </w:rPr>
        <w:t>maintained</w:t>
      </w:r>
      <w:r w:rsidR="002E1906" w:rsidRPr="00E0583F">
        <w:rPr>
          <w:szCs w:val="24"/>
          <w:lang w:val="en-US"/>
        </w:rPr>
        <w:t xml:space="preserve"> strong robustness. For </w:t>
      </w:r>
      <w:r w:rsidR="00FA752D">
        <w:rPr>
          <w:szCs w:val="24"/>
          <w:lang w:val="en-US"/>
        </w:rPr>
        <w:t>instance</w:t>
      </w:r>
      <w:r w:rsidR="002E1906" w:rsidRPr="00E0583F">
        <w:rPr>
          <w:szCs w:val="24"/>
          <w:lang w:val="en-US"/>
        </w:rPr>
        <w:t>, the AUPRC values for m</w:t>
      </w:r>
      <w:r w:rsidR="002E1906" w:rsidRPr="00851C47">
        <w:rPr>
          <w:szCs w:val="24"/>
          <w:vertAlign w:val="superscript"/>
          <w:lang w:val="en-US"/>
        </w:rPr>
        <w:t>6</w:t>
      </w:r>
      <w:r w:rsidR="002E1906" w:rsidRPr="00E0583F">
        <w:rPr>
          <w:szCs w:val="24"/>
          <w:lang w:val="en-US"/>
        </w:rPr>
        <w:t>A, m</w:t>
      </w:r>
      <w:r w:rsidR="002E1906" w:rsidRPr="00851C47">
        <w:rPr>
          <w:szCs w:val="24"/>
          <w:vertAlign w:val="superscript"/>
          <w:lang w:val="en-US"/>
        </w:rPr>
        <w:t>5</w:t>
      </w:r>
      <w:r w:rsidR="002E1906" w:rsidRPr="00E0583F">
        <w:rPr>
          <w:szCs w:val="24"/>
          <w:lang w:val="en-US"/>
        </w:rPr>
        <w:t>C, m</w:t>
      </w:r>
      <w:r w:rsidR="002E1906" w:rsidRPr="00851C47">
        <w:rPr>
          <w:szCs w:val="24"/>
          <w:vertAlign w:val="superscript"/>
          <w:lang w:val="en-US"/>
        </w:rPr>
        <w:t>1</w:t>
      </w:r>
      <w:r w:rsidR="002E1906" w:rsidRPr="00E0583F">
        <w:rPr>
          <w:szCs w:val="24"/>
          <w:lang w:val="en-US"/>
        </w:rPr>
        <w:t>A, and m</w:t>
      </w:r>
      <w:r w:rsidR="002E1906" w:rsidRPr="00851C47">
        <w:rPr>
          <w:szCs w:val="24"/>
          <w:vertAlign w:val="superscript"/>
          <w:lang w:val="en-US"/>
        </w:rPr>
        <w:t>7</w:t>
      </w:r>
      <w:r w:rsidR="002E1906" w:rsidRPr="00E0583F">
        <w:rPr>
          <w:szCs w:val="24"/>
          <w:lang w:val="en-US"/>
        </w:rPr>
        <w:t xml:space="preserve">G reached 97.89, 97.31, and </w:t>
      </w:r>
      <w:commentRangeStart w:id="923"/>
      <w:r w:rsidR="002E1906" w:rsidRPr="00E0583F">
        <w:rPr>
          <w:szCs w:val="24"/>
          <w:lang w:val="en-US"/>
        </w:rPr>
        <w:t>96.43</w:t>
      </w:r>
      <w:commentRangeEnd w:id="923"/>
      <w:r w:rsidR="001E3BAB" w:rsidRPr="00E0583F">
        <w:rPr>
          <w:rStyle w:val="CommentReference"/>
          <w:rFonts w:ascii="Times New Roman" w:hAnsi="Times New Roman" w:cs="Times New Roman"/>
          <w:sz w:val="24"/>
          <w:szCs w:val="24"/>
          <w:lang w:val="en-US"/>
        </w:rPr>
        <w:commentReference w:id="923"/>
      </w:r>
      <w:r w:rsidR="002E1906" w:rsidRPr="00E0583F">
        <w:rPr>
          <w:szCs w:val="24"/>
          <w:lang w:val="en-US"/>
        </w:rPr>
        <w:t>, respectively</w:t>
      </w:r>
      <w:r w:rsidR="00FA752D">
        <w:rPr>
          <w:szCs w:val="24"/>
          <w:lang w:val="en-US"/>
        </w:rPr>
        <w:t xml:space="preserve">. This </w:t>
      </w:r>
      <w:r w:rsidR="002E1906" w:rsidRPr="00E0583F">
        <w:rPr>
          <w:szCs w:val="24"/>
          <w:lang w:val="en-US"/>
        </w:rPr>
        <w:t>indicat</w:t>
      </w:r>
      <w:r w:rsidR="00FA752D">
        <w:rPr>
          <w:szCs w:val="24"/>
          <w:lang w:val="en-US"/>
        </w:rPr>
        <w:t>es</w:t>
      </w:r>
      <w:r w:rsidR="002E1906" w:rsidRPr="00E0583F">
        <w:rPr>
          <w:szCs w:val="24"/>
          <w:lang w:val="en-US"/>
        </w:rPr>
        <w:t xml:space="preserve"> that the model not only </w:t>
      </w:r>
      <w:r w:rsidR="00EE0FA2">
        <w:rPr>
          <w:szCs w:val="24"/>
          <w:lang w:val="en-US"/>
        </w:rPr>
        <w:t>establishes</w:t>
      </w:r>
      <w:r w:rsidR="00FA752D" w:rsidRPr="00E0583F">
        <w:rPr>
          <w:szCs w:val="24"/>
          <w:lang w:val="en-US"/>
        </w:rPr>
        <w:t xml:space="preserve"> </w:t>
      </w:r>
      <w:r w:rsidR="002E1906" w:rsidRPr="00E0583F">
        <w:rPr>
          <w:szCs w:val="24"/>
          <w:lang w:val="en-US"/>
        </w:rPr>
        <w:t>clear decision boundaries but also stabl</w:t>
      </w:r>
      <w:r w:rsidR="00FA752D">
        <w:rPr>
          <w:szCs w:val="24"/>
          <w:lang w:val="en-US"/>
        </w:rPr>
        <w:t>y</w:t>
      </w:r>
      <w:r w:rsidR="002E1906" w:rsidRPr="00E0583F">
        <w:rPr>
          <w:szCs w:val="24"/>
          <w:lang w:val="en-US"/>
        </w:rPr>
        <w:t xml:space="preserve"> recogni</w:t>
      </w:r>
      <w:r w:rsidR="00FA752D">
        <w:rPr>
          <w:szCs w:val="24"/>
          <w:lang w:val="en-US"/>
        </w:rPr>
        <w:t xml:space="preserve">ze </w:t>
      </w:r>
      <w:r w:rsidR="002E1906" w:rsidRPr="00E0583F">
        <w:rPr>
          <w:szCs w:val="24"/>
          <w:lang w:val="en-US"/>
        </w:rPr>
        <w:t xml:space="preserve">positive samples. In particular, </w:t>
      </w:r>
      <w:r w:rsidR="00EE0FA2">
        <w:rPr>
          <w:szCs w:val="24"/>
          <w:lang w:val="en-US"/>
        </w:rPr>
        <w:t>medications</w:t>
      </w:r>
      <w:r w:rsidR="00FA752D">
        <w:rPr>
          <w:szCs w:val="24"/>
          <w:lang w:val="en-US"/>
        </w:rPr>
        <w:t xml:space="preserve"> </w:t>
      </w:r>
      <w:r w:rsidR="002E1906" w:rsidRPr="00E0583F">
        <w:rPr>
          <w:szCs w:val="24"/>
          <w:lang w:val="en-US"/>
        </w:rPr>
        <w:t xml:space="preserve">such as </w:t>
      </w:r>
      <w:r w:rsidR="00FA752D">
        <w:rPr>
          <w:szCs w:val="24"/>
          <w:lang w:val="en-US"/>
        </w:rPr>
        <w:t xml:space="preserve">I </w:t>
      </w:r>
      <w:r w:rsidR="002E1906" w:rsidRPr="009223C3">
        <w:rPr>
          <w:szCs w:val="24"/>
          <w:lang w:val="en-US"/>
        </w:rPr>
        <w:t>and m</w:t>
      </w:r>
      <w:r w:rsidR="002E1906" w:rsidRPr="00851C47">
        <w:rPr>
          <w:szCs w:val="24"/>
          <w:vertAlign w:val="superscript"/>
          <w:lang w:val="en-US"/>
        </w:rPr>
        <w:t>6</w:t>
      </w:r>
      <w:r w:rsidR="002E1906" w:rsidRPr="009223C3">
        <w:rPr>
          <w:szCs w:val="24"/>
          <w:lang w:val="en-US"/>
        </w:rPr>
        <w:t xml:space="preserve">Am </w:t>
      </w:r>
      <w:r w:rsidR="00FA752D">
        <w:rPr>
          <w:szCs w:val="24"/>
          <w:lang w:val="en-US"/>
        </w:rPr>
        <w:t>reached</w:t>
      </w:r>
      <w:r w:rsidR="00FA752D" w:rsidRPr="009223C3">
        <w:rPr>
          <w:szCs w:val="24"/>
          <w:lang w:val="en-US"/>
        </w:rPr>
        <w:t xml:space="preserve"> </w:t>
      </w:r>
      <w:r w:rsidR="002E1906" w:rsidRPr="009223C3">
        <w:rPr>
          <w:szCs w:val="24"/>
          <w:lang w:val="en-US"/>
        </w:rPr>
        <w:t xml:space="preserve">near-saturated performance in both AUC and AUPRC, suggesting that </w:t>
      </w:r>
      <w:r w:rsidR="00FA752D">
        <w:rPr>
          <w:szCs w:val="24"/>
          <w:lang w:val="en-US"/>
        </w:rPr>
        <w:t xml:space="preserve">the model successfully </w:t>
      </w:r>
      <w:r w:rsidR="002E1906" w:rsidRPr="009223C3">
        <w:rPr>
          <w:szCs w:val="24"/>
          <w:lang w:val="en-US"/>
        </w:rPr>
        <w:t>capture</w:t>
      </w:r>
      <w:r w:rsidR="00FA752D">
        <w:rPr>
          <w:szCs w:val="24"/>
          <w:lang w:val="en-US"/>
        </w:rPr>
        <w:t>s their</w:t>
      </w:r>
      <w:r w:rsidR="002E1906" w:rsidRPr="009223C3">
        <w:rPr>
          <w:szCs w:val="24"/>
          <w:lang w:val="en-US"/>
        </w:rPr>
        <w:t xml:space="preserve"> highly discriminative </w:t>
      </w:r>
      <w:r w:rsidR="00FA752D">
        <w:rPr>
          <w:szCs w:val="24"/>
          <w:lang w:val="en-US"/>
        </w:rPr>
        <w:t xml:space="preserve">sequence </w:t>
      </w:r>
      <w:r w:rsidR="002E1906" w:rsidRPr="009223C3">
        <w:rPr>
          <w:szCs w:val="24"/>
          <w:lang w:val="en-US"/>
        </w:rPr>
        <w:t>patterns.</w:t>
      </w:r>
    </w:p>
    <w:p w14:paraId="269059BC" w14:textId="314AD8B4" w:rsidR="002E1906" w:rsidRPr="0090649A" w:rsidRDefault="0079246B" w:rsidP="002E1906">
      <w:pPr>
        <w:rPr>
          <w:szCs w:val="24"/>
          <w:lang w:val="en-US"/>
        </w:rPr>
      </w:pPr>
      <w:r>
        <w:rPr>
          <w:szCs w:val="24"/>
          <w:lang w:val="en-US"/>
        </w:rPr>
        <w:t xml:space="preserve">While </w:t>
      </w:r>
      <w:r w:rsidR="002E1906" w:rsidRPr="00E0583F">
        <w:rPr>
          <w:szCs w:val="24"/>
          <w:lang w:val="en-US"/>
        </w:rPr>
        <w:t xml:space="preserve">AUC reflects the overall separability between positive and negative samples, AUPRC is more sensitive </w:t>
      </w:r>
      <w:r>
        <w:rPr>
          <w:szCs w:val="24"/>
          <w:lang w:val="en-US"/>
        </w:rPr>
        <w:t>to</w:t>
      </w:r>
      <w:r w:rsidRPr="00E0583F">
        <w:rPr>
          <w:szCs w:val="24"/>
          <w:lang w:val="en-US"/>
        </w:rPr>
        <w:t xml:space="preserve"> </w:t>
      </w:r>
      <w:r w:rsidR="002E1906" w:rsidRPr="00E0583F">
        <w:rPr>
          <w:szCs w:val="24"/>
          <w:lang w:val="en-US"/>
        </w:rPr>
        <w:t xml:space="preserve">long-tailed </w:t>
      </w:r>
      <w:r>
        <w:rPr>
          <w:szCs w:val="24"/>
          <w:lang w:val="en-US"/>
        </w:rPr>
        <w:t>di</w:t>
      </w:r>
      <w:r w:rsidR="00EB7094">
        <w:rPr>
          <w:rFonts w:hint="eastAsia"/>
          <w:szCs w:val="24"/>
          <w:lang w:val="en-US"/>
        </w:rPr>
        <w:t>s</w:t>
      </w:r>
      <w:r>
        <w:rPr>
          <w:szCs w:val="24"/>
          <w:lang w:val="en-US"/>
        </w:rPr>
        <w:t>tributions</w:t>
      </w:r>
      <w:r w:rsidRPr="00E0583F">
        <w:rPr>
          <w:szCs w:val="24"/>
          <w:lang w:val="en-US"/>
        </w:rPr>
        <w:t xml:space="preserve"> </w:t>
      </w:r>
      <w:r w:rsidR="002E1906" w:rsidRPr="00E0583F">
        <w:rPr>
          <w:szCs w:val="24"/>
          <w:lang w:val="en-US"/>
        </w:rPr>
        <w:t xml:space="preserve">and better </w:t>
      </w:r>
      <w:r>
        <w:rPr>
          <w:szCs w:val="24"/>
          <w:lang w:val="en-US"/>
        </w:rPr>
        <w:t>evaluates</w:t>
      </w:r>
      <w:r w:rsidRPr="00E0583F">
        <w:rPr>
          <w:szCs w:val="24"/>
          <w:lang w:val="en-US"/>
        </w:rPr>
        <w:t xml:space="preserve"> </w:t>
      </w:r>
      <w:r w:rsidR="002E1906" w:rsidRPr="00E0583F">
        <w:rPr>
          <w:szCs w:val="24"/>
          <w:lang w:val="en-US"/>
        </w:rPr>
        <w:t xml:space="preserve">the model’s ability to identify minority positive instances. This distinction is </w:t>
      </w:r>
      <w:r>
        <w:rPr>
          <w:szCs w:val="24"/>
          <w:lang w:val="en-US"/>
        </w:rPr>
        <w:t>clearly</w:t>
      </w:r>
      <w:r w:rsidRPr="00E0583F">
        <w:rPr>
          <w:szCs w:val="24"/>
          <w:lang w:val="en-US"/>
        </w:rPr>
        <w:t xml:space="preserve"> </w:t>
      </w:r>
      <w:r>
        <w:rPr>
          <w:szCs w:val="24"/>
          <w:lang w:val="en-US"/>
        </w:rPr>
        <w:t>observed with</w:t>
      </w:r>
      <w:r w:rsidRPr="00E0583F">
        <w:rPr>
          <w:szCs w:val="24"/>
          <w:lang w:val="en-US"/>
        </w:rPr>
        <w:t xml:space="preserve"> </w:t>
      </w:r>
      <w:r w:rsidR="002E1906" w:rsidRPr="00E0583F">
        <w:rPr>
          <w:szCs w:val="24"/>
          <w:lang w:val="en-US"/>
        </w:rPr>
        <w:t xml:space="preserve">the </w:t>
      </w:r>
      <w:r w:rsidR="002E1906" w:rsidRPr="00231AE7">
        <w:rPr>
          <w:szCs w:val="24"/>
          <w:lang w:val="en-US"/>
        </w:rPr>
        <w:t>Ψ</w:t>
      </w:r>
      <w:r w:rsidR="002E1906" w:rsidRPr="00E0583F">
        <w:rPr>
          <w:szCs w:val="24"/>
          <w:lang w:val="en-US"/>
        </w:rPr>
        <w:t xml:space="preserve"> modification.</w:t>
      </w:r>
      <w:r>
        <w:rPr>
          <w:szCs w:val="24"/>
          <w:lang w:val="en-US"/>
        </w:rPr>
        <w:t xml:space="preserve"> </w:t>
      </w:r>
      <w:r w:rsidR="002E1906" w:rsidRPr="00E0583F">
        <w:rPr>
          <w:szCs w:val="24"/>
          <w:lang w:val="en-US"/>
        </w:rPr>
        <w:t xml:space="preserve">Although </w:t>
      </w:r>
      <w:r w:rsidR="002E1906" w:rsidRPr="00D455B7">
        <w:rPr>
          <w:lang w:val="en-US"/>
        </w:rPr>
        <w:t>mRModN</w:t>
      </w:r>
      <w:r w:rsidR="002E1906" w:rsidRPr="00E0583F">
        <w:rPr>
          <w:szCs w:val="24"/>
          <w:lang w:val="en-US"/>
        </w:rPr>
        <w:t xml:space="preserve"> </w:t>
      </w:r>
      <w:r w:rsidR="001A2A39">
        <w:rPr>
          <w:szCs w:val="24"/>
          <w:lang w:val="en-US"/>
        </w:rPr>
        <w:t xml:space="preserve">yielded a moderate </w:t>
      </w:r>
      <w:r w:rsidR="002E1906" w:rsidRPr="00E0583F">
        <w:rPr>
          <w:szCs w:val="24"/>
          <w:lang w:val="en-US"/>
        </w:rPr>
        <w:t xml:space="preserve">AUC of 77.58 for </w:t>
      </w:r>
      <w:r w:rsidR="002E1906" w:rsidRPr="00231AE7">
        <w:rPr>
          <w:szCs w:val="24"/>
          <w:lang w:val="en-US"/>
        </w:rPr>
        <w:t>Ψ</w:t>
      </w:r>
      <w:r w:rsidR="002E1906" w:rsidRPr="00E0583F">
        <w:rPr>
          <w:szCs w:val="24"/>
          <w:lang w:val="en-US"/>
        </w:rPr>
        <w:t xml:space="preserve">, it </w:t>
      </w:r>
      <w:r w:rsidR="001A2A39">
        <w:rPr>
          <w:szCs w:val="24"/>
          <w:lang w:val="en-US"/>
        </w:rPr>
        <w:t>achieved</w:t>
      </w:r>
      <w:r w:rsidR="002E1906" w:rsidRPr="009223C3">
        <w:rPr>
          <w:szCs w:val="24"/>
          <w:lang w:val="en-US"/>
        </w:rPr>
        <w:t xml:space="preserve"> a</w:t>
      </w:r>
      <w:r w:rsidR="001A2A39">
        <w:rPr>
          <w:szCs w:val="24"/>
          <w:lang w:val="en-US"/>
        </w:rPr>
        <w:t xml:space="preserve"> remarkable</w:t>
      </w:r>
      <w:r w:rsidR="002E1906" w:rsidRPr="009223C3">
        <w:rPr>
          <w:szCs w:val="24"/>
          <w:lang w:val="en-US"/>
        </w:rPr>
        <w:t xml:space="preserve"> </w:t>
      </w:r>
      <w:r w:rsidR="00E86F2F">
        <w:rPr>
          <w:szCs w:val="24"/>
          <w:lang w:val="en-US"/>
        </w:rPr>
        <w:t>r</w:t>
      </w:r>
      <w:r w:rsidR="002E1906" w:rsidRPr="009223C3">
        <w:rPr>
          <w:szCs w:val="24"/>
          <w:lang w:val="en-US"/>
        </w:rPr>
        <w:t xml:space="preserve">ecall of 97.80, </w:t>
      </w:r>
      <w:r w:rsidR="001A2A39">
        <w:rPr>
          <w:szCs w:val="24"/>
          <w:lang w:val="en-US"/>
        </w:rPr>
        <w:t>alongside</w:t>
      </w:r>
      <w:r w:rsidR="002E1906" w:rsidRPr="009223C3">
        <w:rPr>
          <w:szCs w:val="24"/>
          <w:lang w:val="en-US"/>
        </w:rPr>
        <w:t xml:space="preserve"> a </w:t>
      </w:r>
      <w:r w:rsidR="00E86F2F">
        <w:rPr>
          <w:szCs w:val="24"/>
          <w:lang w:val="en-US"/>
        </w:rPr>
        <w:t>p</w:t>
      </w:r>
      <w:r w:rsidR="002E1906" w:rsidRPr="009223C3">
        <w:rPr>
          <w:szCs w:val="24"/>
          <w:lang w:val="en-US"/>
        </w:rPr>
        <w:t xml:space="preserve">recision of 61.51, an F1-score of 75.52, and an MCC of 45.33. These </w:t>
      </w:r>
      <w:r w:rsidR="001A2A39">
        <w:rPr>
          <w:szCs w:val="24"/>
          <w:lang w:val="en-US"/>
        </w:rPr>
        <w:t>metrics</w:t>
      </w:r>
      <w:r w:rsidR="001A2A39" w:rsidRPr="009223C3">
        <w:rPr>
          <w:szCs w:val="24"/>
          <w:lang w:val="en-US"/>
        </w:rPr>
        <w:t xml:space="preserve"> </w:t>
      </w:r>
      <w:r w:rsidR="002E1906" w:rsidRPr="009223C3">
        <w:rPr>
          <w:szCs w:val="24"/>
          <w:lang w:val="en-US"/>
        </w:rPr>
        <w:t xml:space="preserve">suggest that </w:t>
      </w:r>
      <w:r w:rsidR="002E1906" w:rsidRPr="00D455B7">
        <w:rPr>
          <w:lang w:val="en-US"/>
        </w:rPr>
        <w:t>mRModN</w:t>
      </w:r>
      <w:r w:rsidR="002E1906" w:rsidRPr="009223C3">
        <w:rPr>
          <w:szCs w:val="24"/>
          <w:lang w:val="en-US"/>
        </w:rPr>
        <w:t xml:space="preserve"> </w:t>
      </w:r>
      <w:r w:rsidR="001A2A39">
        <w:rPr>
          <w:szCs w:val="24"/>
          <w:lang w:val="en-US"/>
        </w:rPr>
        <w:t>is</w:t>
      </w:r>
      <w:r w:rsidR="001A2A39" w:rsidRPr="009223C3">
        <w:rPr>
          <w:szCs w:val="24"/>
          <w:lang w:val="en-US"/>
        </w:rPr>
        <w:t xml:space="preserve"> </w:t>
      </w:r>
      <w:r w:rsidR="002E1906" w:rsidRPr="009223C3">
        <w:rPr>
          <w:szCs w:val="24"/>
          <w:lang w:val="en-US"/>
        </w:rPr>
        <w:t xml:space="preserve">a </w:t>
      </w:r>
      <w:r w:rsidR="001A2A39">
        <w:rPr>
          <w:szCs w:val="24"/>
          <w:lang w:val="en-US"/>
        </w:rPr>
        <w:t>highly sensitive in</w:t>
      </w:r>
      <w:r w:rsidR="001A2A39" w:rsidRPr="009223C3">
        <w:rPr>
          <w:szCs w:val="24"/>
          <w:lang w:val="en-US"/>
        </w:rPr>
        <w:t xml:space="preserve"> </w:t>
      </w:r>
      <w:r w:rsidR="002E1906" w:rsidRPr="009223C3">
        <w:rPr>
          <w:szCs w:val="24"/>
          <w:lang w:val="en-US"/>
        </w:rPr>
        <w:t>detect</w:t>
      </w:r>
      <w:r w:rsidR="001A2A39">
        <w:rPr>
          <w:szCs w:val="24"/>
          <w:lang w:val="en-US"/>
        </w:rPr>
        <w:t>ing</w:t>
      </w:r>
      <w:r w:rsidR="002E1906" w:rsidRPr="009223C3">
        <w:rPr>
          <w:szCs w:val="24"/>
          <w:lang w:val="en-US"/>
        </w:rPr>
        <w:t xml:space="preserve"> </w:t>
      </w:r>
      <w:r w:rsidR="002E1906" w:rsidRPr="00231AE7">
        <w:rPr>
          <w:szCs w:val="24"/>
          <w:lang w:val="en-US"/>
        </w:rPr>
        <w:t>Ψ</w:t>
      </w:r>
      <w:r w:rsidR="002E1906" w:rsidRPr="009223C3" w:rsidDel="00231AE7">
        <w:rPr>
          <w:szCs w:val="24"/>
          <w:lang w:val="en-US"/>
        </w:rPr>
        <w:t xml:space="preserve"> </w:t>
      </w:r>
      <w:r w:rsidR="002E1906" w:rsidRPr="009223C3">
        <w:rPr>
          <w:szCs w:val="24"/>
          <w:lang w:val="en-US"/>
        </w:rPr>
        <w:t>-positive samples and recover</w:t>
      </w:r>
      <w:r w:rsidR="001A2A39">
        <w:rPr>
          <w:szCs w:val="24"/>
          <w:lang w:val="en-US"/>
        </w:rPr>
        <w:t>s</w:t>
      </w:r>
      <w:r w:rsidR="002E1906" w:rsidRPr="009223C3">
        <w:rPr>
          <w:szCs w:val="24"/>
          <w:lang w:val="en-US"/>
        </w:rPr>
        <w:t xml:space="preserve"> </w:t>
      </w:r>
      <w:r w:rsidR="001A2A39">
        <w:rPr>
          <w:szCs w:val="24"/>
          <w:lang w:val="en-US"/>
        </w:rPr>
        <w:t>the vast majority of</w:t>
      </w:r>
      <w:r w:rsidR="001A2A39" w:rsidRPr="009223C3">
        <w:rPr>
          <w:szCs w:val="24"/>
          <w:lang w:val="en-US"/>
        </w:rPr>
        <w:t xml:space="preserve"> </w:t>
      </w:r>
      <w:r w:rsidR="002E1906" w:rsidRPr="009223C3">
        <w:rPr>
          <w:szCs w:val="24"/>
          <w:lang w:val="en-US"/>
        </w:rPr>
        <w:t xml:space="preserve">true positives, but at the </w:t>
      </w:r>
      <w:r w:rsidR="001A2A39">
        <w:rPr>
          <w:szCs w:val="24"/>
          <w:lang w:val="en-US"/>
        </w:rPr>
        <w:t xml:space="preserve">expense of a </w:t>
      </w:r>
      <w:r w:rsidR="002E1906" w:rsidRPr="009223C3">
        <w:rPr>
          <w:szCs w:val="24"/>
          <w:lang w:val="en-US"/>
        </w:rPr>
        <w:t xml:space="preserve">relatively high false-positive rate, which </w:t>
      </w:r>
      <w:r w:rsidR="00EE0FA2">
        <w:rPr>
          <w:szCs w:val="24"/>
          <w:lang w:val="en-US"/>
        </w:rPr>
        <w:t>inherently</w:t>
      </w:r>
      <w:r w:rsidR="001A2A39">
        <w:rPr>
          <w:szCs w:val="24"/>
          <w:lang w:val="en-US"/>
        </w:rPr>
        <w:t xml:space="preserve"> lowers </w:t>
      </w:r>
      <w:r w:rsidR="00E86F2F">
        <w:rPr>
          <w:rFonts w:hint="eastAsia"/>
          <w:szCs w:val="24"/>
          <w:lang w:val="en-US"/>
        </w:rPr>
        <w:t>p</w:t>
      </w:r>
      <w:r w:rsidR="002E1906" w:rsidRPr="009223C3">
        <w:rPr>
          <w:szCs w:val="24"/>
          <w:lang w:val="en-US"/>
        </w:rPr>
        <w:t xml:space="preserve">recision and AUC. In other words, the feature boundary </w:t>
      </w:r>
      <w:r w:rsidR="009D514B">
        <w:rPr>
          <w:szCs w:val="24"/>
          <w:lang w:val="en-US"/>
        </w:rPr>
        <w:t>for</w:t>
      </w:r>
      <w:r w:rsidR="009D514B" w:rsidRPr="009223C3">
        <w:rPr>
          <w:szCs w:val="24"/>
          <w:lang w:val="en-US"/>
        </w:rPr>
        <w:t xml:space="preserve"> </w:t>
      </w:r>
      <w:r w:rsidR="002E1906" w:rsidRPr="00231AE7">
        <w:rPr>
          <w:szCs w:val="24"/>
          <w:lang w:val="en-US"/>
        </w:rPr>
        <w:t>Ψ</w:t>
      </w:r>
      <w:r w:rsidR="002E1906" w:rsidRPr="009223C3">
        <w:rPr>
          <w:szCs w:val="24"/>
          <w:lang w:val="en-US"/>
        </w:rPr>
        <w:t xml:space="preserve"> appears to less distinct</w:t>
      </w:r>
      <w:r w:rsidR="009D514B">
        <w:rPr>
          <w:szCs w:val="24"/>
          <w:lang w:val="en-US"/>
        </w:rPr>
        <w:t xml:space="preserve"> compared to</w:t>
      </w:r>
      <w:r w:rsidR="002E1906" w:rsidRPr="009223C3">
        <w:rPr>
          <w:szCs w:val="24"/>
          <w:lang w:val="en-US"/>
        </w:rPr>
        <w:t xml:space="preserve"> other modification types, </w:t>
      </w:r>
      <w:r w:rsidR="009D514B">
        <w:rPr>
          <w:szCs w:val="24"/>
          <w:lang w:val="en-US"/>
        </w:rPr>
        <w:t>leading</w:t>
      </w:r>
      <w:r w:rsidR="009D514B" w:rsidRPr="009223C3">
        <w:rPr>
          <w:szCs w:val="24"/>
          <w:lang w:val="en-US"/>
        </w:rPr>
        <w:t xml:space="preserve"> </w:t>
      </w:r>
      <w:r w:rsidR="002E1906" w:rsidRPr="009223C3">
        <w:rPr>
          <w:szCs w:val="24"/>
          <w:lang w:val="en-US"/>
        </w:rPr>
        <w:t>to a high-recall</w:t>
      </w:r>
      <w:r w:rsidR="009D514B">
        <w:rPr>
          <w:szCs w:val="24"/>
          <w:lang w:val="en-US"/>
        </w:rPr>
        <w:t>,</w:t>
      </w:r>
      <w:r w:rsidR="002E1906" w:rsidRPr="009223C3">
        <w:rPr>
          <w:szCs w:val="24"/>
          <w:lang w:val="en-US"/>
        </w:rPr>
        <w:t xml:space="preserve"> lower-precision </w:t>
      </w:r>
      <w:r w:rsidR="002E1906" w:rsidRPr="009223C3">
        <w:rPr>
          <w:szCs w:val="24"/>
          <w:lang w:val="en-US"/>
        </w:rPr>
        <w:lastRenderedPageBreak/>
        <w:t xml:space="preserve">classification pattern. </w:t>
      </w:r>
      <w:r w:rsidR="009D514B">
        <w:rPr>
          <w:szCs w:val="24"/>
          <w:lang w:val="en-US"/>
        </w:rPr>
        <w:t>In contrast</w:t>
      </w:r>
      <w:r w:rsidR="002E1906" w:rsidRPr="009223C3">
        <w:rPr>
          <w:szCs w:val="24"/>
          <w:lang w:val="en-US"/>
        </w:rPr>
        <w:t xml:space="preserve">, </w:t>
      </w:r>
      <w:r w:rsidR="00A64210">
        <w:rPr>
          <w:rFonts w:hint="eastAsia"/>
          <w:szCs w:val="24"/>
          <w:lang w:val="en-US"/>
        </w:rPr>
        <w:t>modi</w:t>
      </w:r>
      <w:r w:rsidR="00A64210">
        <w:rPr>
          <w:szCs w:val="24"/>
          <w:lang w:val="en-US"/>
        </w:rPr>
        <w:t>fications such as</w:t>
      </w:r>
      <w:r w:rsidR="002E1906" w:rsidRPr="009223C3">
        <w:rPr>
          <w:szCs w:val="24"/>
          <w:lang w:val="en-US"/>
        </w:rPr>
        <w:t xml:space="preserve"> </w:t>
      </w:r>
      <w:r w:rsidR="008D2833">
        <w:rPr>
          <w:szCs w:val="24"/>
          <w:lang w:val="en-US"/>
        </w:rPr>
        <w:t>I</w:t>
      </w:r>
      <w:r w:rsidR="002E1906" w:rsidRPr="009223C3">
        <w:rPr>
          <w:szCs w:val="24"/>
          <w:lang w:val="en-US"/>
        </w:rPr>
        <w:t>, m</w:t>
      </w:r>
      <w:r w:rsidR="002E1906" w:rsidRPr="00851C47">
        <w:rPr>
          <w:szCs w:val="24"/>
          <w:vertAlign w:val="superscript"/>
          <w:lang w:val="en-US"/>
        </w:rPr>
        <w:t>6</w:t>
      </w:r>
      <w:r w:rsidR="002E1906" w:rsidRPr="009223C3">
        <w:rPr>
          <w:szCs w:val="24"/>
          <w:lang w:val="en-US"/>
        </w:rPr>
        <w:t>Am, and m</w:t>
      </w:r>
      <w:r w:rsidR="002E1906" w:rsidRPr="00851C47">
        <w:rPr>
          <w:szCs w:val="24"/>
          <w:vertAlign w:val="superscript"/>
          <w:lang w:val="en-US"/>
        </w:rPr>
        <w:t>5</w:t>
      </w:r>
      <w:r w:rsidR="002E1906" w:rsidRPr="009223C3">
        <w:rPr>
          <w:szCs w:val="24"/>
          <w:lang w:val="en-US"/>
        </w:rPr>
        <w:t xml:space="preserve">C simultaneously achieve high AUC, </w:t>
      </w:r>
      <w:r w:rsidR="00E86F2F">
        <w:rPr>
          <w:szCs w:val="24"/>
          <w:lang w:val="en-US"/>
        </w:rPr>
        <w:t>p</w:t>
      </w:r>
      <w:r w:rsidR="002E1906" w:rsidRPr="009223C3">
        <w:rPr>
          <w:szCs w:val="24"/>
          <w:lang w:val="en-US"/>
        </w:rPr>
        <w:t xml:space="preserve">recision, and </w:t>
      </w:r>
      <w:r w:rsidR="00E86F2F">
        <w:rPr>
          <w:szCs w:val="24"/>
          <w:lang w:val="en-US"/>
        </w:rPr>
        <w:t>r</w:t>
      </w:r>
      <w:r w:rsidR="002E1906" w:rsidRPr="009223C3">
        <w:rPr>
          <w:szCs w:val="24"/>
          <w:lang w:val="en-US"/>
        </w:rPr>
        <w:t xml:space="preserve">ecall, indicating that their feature distributions are more </w:t>
      </w:r>
      <w:r w:rsidR="00A64210">
        <w:rPr>
          <w:szCs w:val="24"/>
          <w:lang w:val="en-US"/>
        </w:rPr>
        <w:t xml:space="preserve">tightly </w:t>
      </w:r>
      <w:r w:rsidR="002E1906" w:rsidRPr="009223C3">
        <w:rPr>
          <w:szCs w:val="24"/>
          <w:lang w:val="en-US"/>
        </w:rPr>
        <w:t xml:space="preserve">concentrated and that </w:t>
      </w:r>
      <w:r w:rsidR="002E1906" w:rsidRPr="00D455B7">
        <w:rPr>
          <w:lang w:val="en-US"/>
        </w:rPr>
        <w:t>mRModN</w:t>
      </w:r>
      <w:r w:rsidR="002E1906" w:rsidRPr="009223C3">
        <w:rPr>
          <w:szCs w:val="24"/>
          <w:lang w:val="en-US"/>
        </w:rPr>
        <w:t xml:space="preserve"> can learn more stable decision boundaries for these </w:t>
      </w:r>
      <w:r w:rsidR="00A64210">
        <w:rPr>
          <w:szCs w:val="24"/>
          <w:lang w:val="en-US"/>
        </w:rPr>
        <w:t>categories</w:t>
      </w:r>
      <w:r w:rsidR="002E1906" w:rsidRPr="0090649A">
        <w:rPr>
          <w:szCs w:val="24"/>
          <w:lang w:val="en-US"/>
        </w:rPr>
        <w:t>.</w:t>
      </w:r>
    </w:p>
    <w:p w14:paraId="5EA55522" w14:textId="1AE7100D" w:rsidR="00FC3ED1" w:rsidRPr="00476BF7" w:rsidRDefault="004053C8" w:rsidP="00B21684">
      <w:pPr>
        <w:pStyle w:val="a2"/>
        <w:rPr>
          <w:lang w:val="en-US"/>
          <w:rPrChange w:id="924" w:author="Chao Deng" w:date="2026-05-08T11:25:00Z" w16du:dateUtc="2026-05-08T03:25:00Z">
            <w:rPr/>
          </w:rPrChange>
        </w:rPr>
      </w:pPr>
      <w:del w:id="925" w:author="Chao Deng" w:date="2026-05-08T21:04:00Z" w16du:dateUtc="2026-05-08T13:04:00Z">
        <w:r w:rsidRPr="00D61B8E" w:rsidDel="00B21684">
          <w:drawing>
            <wp:inline distT="0" distB="0" distL="0" distR="0" wp14:anchorId="6D655AC6" wp14:editId="3FD6F1A3">
              <wp:extent cx="5943600" cy="7554595"/>
              <wp:effectExtent l="0" t="0" r="0" b="0"/>
              <wp:docPr id="778630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0442" name="Picture 7786304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554595"/>
                      </a:xfrm>
                      <a:prstGeom prst="rect">
                        <a:avLst/>
                      </a:prstGeom>
                    </pic:spPr>
                  </pic:pic>
                </a:graphicData>
              </a:graphic>
            </wp:inline>
          </w:drawing>
        </w:r>
      </w:del>
      <w:ins w:id="926" w:author="Chao Deng" w:date="2026-05-08T21:04:00Z" w16du:dateUtc="2026-05-08T13:04:00Z">
        <w:r w:rsidR="00B21684" w:rsidRPr="00B21684">
          <w:rPr>
            <w:rPrChange w:id="927" w:author="Chao Deng" w:date="2026-05-08T21:04:00Z" w16du:dateUtc="2026-05-08T13:04:00Z">
              <w:rPr>
                <w:lang w:val="en-US"/>
                <w14:ligatures w14:val="standardContextual"/>
              </w:rPr>
            </w:rPrChange>
          </w:rPr>
          <w:drawing>
            <wp:inline distT="0" distB="0" distL="0" distR="0" wp14:anchorId="2D5F948C" wp14:editId="0D90E01F">
              <wp:extent cx="5943600" cy="3665220"/>
              <wp:effectExtent l="0" t="0" r="0" b="5080"/>
              <wp:docPr id="15789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2451" name="Picture 15789824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ins>
    </w:p>
    <w:p w14:paraId="07BFF36A" w14:textId="7BFCB967" w:rsidR="00FC3ED1" w:rsidRPr="008D2833" w:rsidDel="006316E7" w:rsidRDefault="00FC3ED1" w:rsidP="00C85814">
      <w:pPr>
        <w:pStyle w:val="Caption"/>
        <w:rPr>
          <w:del w:id="928" w:author="Chao Deng" w:date="2026-05-07T16:04:00Z" w16du:dateUtc="2026-05-07T08:04:00Z"/>
          <w:lang w:val="en-US"/>
        </w:rPr>
      </w:pPr>
      <w:bookmarkStart w:id="929" w:name="_Ref226645509"/>
      <w:r w:rsidRPr="006161D5">
        <w:t xml:space="preserve">Fig. </w:t>
      </w:r>
      <w:r w:rsidRPr="006161D5">
        <w:fldChar w:fldCharType="begin"/>
      </w:r>
      <w:r w:rsidRPr="006161D5">
        <w:instrText xml:space="preserve"> SEQ Fig. \* ARABIC </w:instrText>
      </w:r>
      <w:r w:rsidRPr="006161D5">
        <w:fldChar w:fldCharType="separate"/>
      </w:r>
      <w:r w:rsidR="00C85814">
        <w:rPr>
          <w:noProof/>
        </w:rPr>
        <w:t>3</w:t>
      </w:r>
      <w:r w:rsidRPr="006161D5">
        <w:fldChar w:fldCharType="end"/>
      </w:r>
      <w:bookmarkEnd w:id="929"/>
      <w:r w:rsidRPr="006161D5">
        <w:t xml:space="preserve"> </w:t>
      </w:r>
      <w:del w:id="930" w:author="Chao Deng" w:date="2026-05-07T16:03:00Z" w16du:dateUtc="2026-05-07T08:03:00Z">
        <w:r w:rsidRPr="006161D5" w:rsidDel="006316E7">
          <w:delText>Cla</w:delText>
        </w:r>
        <w:r w:rsidRPr="006161D5" w:rsidDel="006316E7">
          <w:rPr>
            <w:lang w:val="en-US"/>
          </w:rPr>
          <w:delText xml:space="preserve">ssification </w:delText>
        </w:r>
        <w:r w:rsidDel="006316E7">
          <w:rPr>
            <w:rFonts w:hint="eastAsia"/>
          </w:rPr>
          <w:delText>p</w:delText>
        </w:r>
        <w:r w:rsidRPr="006161D5" w:rsidDel="006316E7">
          <w:delText>erformance</w:delText>
        </w:r>
      </w:del>
      <w:del w:id="931" w:author="Chao Deng" w:date="2026-05-09T11:10:00Z" w16du:dateUtc="2026-05-09T03:10:00Z">
        <w:r w:rsidRPr="006161D5" w:rsidDel="0066274E">
          <w:delText xml:space="preserve"> of </w:delText>
        </w:r>
        <w:r w:rsidRPr="00D455B7" w:rsidDel="0066274E">
          <w:rPr>
            <w:lang w:val="en-US"/>
          </w:rPr>
          <w:delText>mRModN</w:delText>
        </w:r>
        <w:r w:rsidRPr="006161D5" w:rsidDel="0066274E">
          <w:delText xml:space="preserve"> and </w:delText>
        </w:r>
        <w:r w:rsidDel="0066274E">
          <w:delText xml:space="preserve">comparison with other methods </w:delText>
        </w:r>
        <w:r w:rsidRPr="006161D5" w:rsidDel="0066274E">
          <w:delText>on the HRMD-</w:delText>
        </w:r>
        <w:r w:rsidDel="0066274E">
          <w:delText>m</w:delText>
        </w:r>
        <w:r w:rsidRPr="006161D5" w:rsidDel="0066274E">
          <w:delText xml:space="preserve"> </w:delText>
        </w:r>
        <w:r w:rsidDel="0066274E">
          <w:delText xml:space="preserve">and MultiRM </w:delText>
        </w:r>
        <w:r w:rsidRPr="006161D5" w:rsidDel="0066274E">
          <w:delText>dataset.</w:delText>
        </w:r>
      </w:del>
    </w:p>
    <w:p w14:paraId="74722443" w14:textId="5683D79A" w:rsidR="002E1906" w:rsidRPr="001F4955" w:rsidRDefault="00FC3ED1" w:rsidP="0066274E">
      <w:pPr>
        <w:pStyle w:val="Caption"/>
        <w:rPr>
          <w:lang w:val="en-US"/>
        </w:rPr>
      </w:pPr>
      <w:del w:id="932" w:author="Chao Deng" w:date="2026-05-09T11:10:00Z" w16du:dateUtc="2026-05-09T03:10:00Z">
        <w:r w:rsidRPr="006161D5" w:rsidDel="0066274E">
          <w:delText xml:space="preserve">(a): </w:delText>
        </w:r>
      </w:del>
      <w:ins w:id="933" w:author="Chao Deng" w:date="2026-05-07T16:39:00Z" w16du:dateUtc="2026-05-07T08:39:00Z">
        <w:r w:rsidR="00AB5B37" w:rsidRPr="00AB5B37">
          <w:t xml:space="preserve">Detailed </w:t>
        </w:r>
      </w:ins>
      <w:ins w:id="934" w:author="Chao Deng" w:date="2026-05-09T11:10:00Z" w16du:dateUtc="2026-05-09T03:10:00Z">
        <w:r w:rsidR="0066274E" w:rsidRPr="0066274E">
          <w:t>multi-label co-occurrence classification</w:t>
        </w:r>
      </w:ins>
      <w:ins w:id="935" w:author="Chao Deng" w:date="2026-05-07T16:39:00Z" w16du:dateUtc="2026-05-07T08:39:00Z">
        <w:r w:rsidR="00AB5B37" w:rsidRPr="00AB5B37">
          <w:t xml:space="preserve"> report of mRModN on the HRMD-m dataset. The heatmap color gradient from red to green indicates increasing performance, and the dendrogram groups modification types with similar performance profiles. mRModN achieves high AUC and AUPRC values for most modification types, indicating strong discriminative ability in a complex multi-modification setting.</w:t>
        </w:r>
      </w:ins>
      <w:del w:id="936" w:author="Chao Deng" w:date="2026-05-07T16:39:00Z" w16du:dateUtc="2026-05-07T08:39:00Z">
        <w:r w:rsidRPr="00A5225C" w:rsidDel="00AB5B37">
          <w:delText>Detailed classification report for mRModN on the HRMD-m dataset. The dendrogram represents modification categories with similar performance profiles.</w:delText>
        </w:r>
      </w:del>
      <w:r w:rsidRPr="006161D5">
        <w:t xml:space="preserve"> </w:t>
      </w:r>
      <w:del w:id="937" w:author="Chao Deng" w:date="2026-05-08T21:36:00Z" w16du:dateUtc="2026-05-08T13:36:00Z">
        <w:r w:rsidRPr="006161D5" w:rsidDel="001B08FD">
          <w:delText>(b</w:delText>
        </w:r>
      </w:del>
      <w:del w:id="938" w:author="Chao Deng" w:date="2026-05-08T21:31:00Z" w16du:dateUtc="2026-05-08T13:31:00Z">
        <w:r w:rsidRPr="006161D5" w:rsidDel="001540AC">
          <w:delText>):</w:delText>
        </w:r>
        <w:commentRangeStart w:id="939"/>
        <w:commentRangeStart w:id="940"/>
        <w:r w:rsidRPr="006161D5" w:rsidDel="001540AC">
          <w:delText xml:space="preserve"> </w:delText>
        </w:r>
      </w:del>
      <w:del w:id="941" w:author="Chao Deng" w:date="2026-05-07T16:39:00Z" w16du:dateUtc="2026-05-07T08:39:00Z">
        <w:r w:rsidRPr="006161D5" w:rsidDel="009E2347">
          <w:delText>Compare of model classification performance in HRMD-</w:delText>
        </w:r>
        <w:r w:rsidDel="009E2347">
          <w:delText>m</w:delText>
        </w:r>
        <w:r w:rsidRPr="006161D5" w:rsidDel="009E2347">
          <w:delText xml:space="preserve"> dataset.</w:delText>
        </w:r>
        <w:commentRangeEnd w:id="939"/>
        <w:r w:rsidR="001E3BAB" w:rsidDel="009E2347">
          <w:rPr>
            <w:rStyle w:val="CommentReference"/>
            <w:rFonts w:ascii="Times New Roman" w:hAnsi="Times New Roman" w:cs="Times New Roman"/>
            <w:sz w:val="24"/>
            <w:szCs w:val="24"/>
          </w:rPr>
          <w:commentReference w:id="939"/>
        </w:r>
        <w:commentRangeEnd w:id="940"/>
        <w:r w:rsidDel="009E2347">
          <w:rPr>
            <w:rStyle w:val="CommentReference"/>
            <w:rFonts w:ascii="Times New Roman" w:hAnsi="Times New Roman" w:cs="Times New Roman"/>
            <w:sz w:val="24"/>
            <w:szCs w:val="24"/>
          </w:rPr>
          <w:commentReference w:id="940"/>
        </w:r>
        <w:r w:rsidDel="009E2347">
          <w:delText xml:space="preserve"> </w:delText>
        </w:r>
      </w:del>
      <w:del w:id="942" w:author="Chao Deng" w:date="2026-05-09T11:10:00Z" w16du:dateUtc="2026-05-09T03:10:00Z">
        <w:r w:rsidDel="0066274E">
          <w:delText>(c):</w:delText>
        </w:r>
        <w:r w:rsidDel="0066274E">
          <w:rPr>
            <w:rFonts w:hint="eastAsia"/>
          </w:rPr>
          <w:delText xml:space="preserve"> </w:delText>
        </w:r>
      </w:del>
      <w:del w:id="943" w:author="Chao Deng" w:date="2026-05-07T16:40:00Z" w16du:dateUtc="2026-05-07T08:40:00Z">
        <w:r w:rsidRPr="00A5225C" w:rsidDel="00F0388E">
          <w:delText xml:space="preserve">Compare of model classification performance in </w:delText>
        </w:r>
        <w:r w:rsidDel="00F0388E">
          <w:rPr>
            <w:rFonts w:hint="eastAsia"/>
          </w:rPr>
          <w:delText>MultiRM</w:delText>
        </w:r>
        <w:r w:rsidRPr="00A5225C" w:rsidDel="00F0388E">
          <w:delText xml:space="preserve"> dataset.</w:delText>
        </w:r>
      </w:del>
    </w:p>
    <w:p w14:paraId="59E61D0B" w14:textId="61806802" w:rsidR="002E1906" w:rsidRPr="003C4E58" w:rsidRDefault="002E1906" w:rsidP="002E1906">
      <w:pPr>
        <w:pStyle w:val="a0"/>
        <w:rPr>
          <w:szCs w:val="24"/>
        </w:rPr>
      </w:pPr>
      <w:r w:rsidRPr="00E0583F">
        <w:rPr>
          <w:szCs w:val="24"/>
        </w:rPr>
        <w:t>Performa</w:t>
      </w:r>
      <w:r w:rsidRPr="005F2A62">
        <w:rPr>
          <w:szCs w:val="24"/>
        </w:rPr>
        <w:t>n</w:t>
      </w:r>
      <w:r w:rsidRPr="009223C3">
        <w:rPr>
          <w:szCs w:val="24"/>
        </w:rPr>
        <w:t>ce o</w:t>
      </w:r>
      <w:r w:rsidRPr="0090649A">
        <w:rPr>
          <w:szCs w:val="24"/>
        </w:rPr>
        <w:t xml:space="preserve">f nucleotide-resolution </w:t>
      </w:r>
      <w:r w:rsidRPr="002F36A2">
        <w:rPr>
          <w:szCs w:val="24"/>
        </w:rPr>
        <w:t>s</w:t>
      </w:r>
      <w:r w:rsidRPr="00762554">
        <w:rPr>
          <w:szCs w:val="24"/>
        </w:rPr>
        <w:t xml:space="preserve">patial </w:t>
      </w:r>
      <w:r w:rsidRPr="003C4E58">
        <w:rPr>
          <w:szCs w:val="24"/>
        </w:rPr>
        <w:t>localization</w:t>
      </w:r>
    </w:p>
    <w:p w14:paraId="6BF50ED4" w14:textId="0172EDF1" w:rsidR="002E1906" w:rsidRPr="0090649A" w:rsidRDefault="002E1906" w:rsidP="002E1906">
      <w:pPr>
        <w:rPr>
          <w:szCs w:val="24"/>
        </w:rPr>
      </w:pPr>
      <w:r w:rsidRPr="00F652E9">
        <w:rPr>
          <w:szCs w:val="24"/>
        </w:rPr>
        <w:t xml:space="preserve">As shown in </w:t>
      </w:r>
      <w:r w:rsidRPr="005D4A8A">
        <w:rPr>
          <w:szCs w:val="24"/>
        </w:rPr>
        <w:fldChar w:fldCharType="begin"/>
      </w:r>
      <w:r w:rsidRPr="00FA6033">
        <w:rPr>
          <w:szCs w:val="24"/>
        </w:rPr>
        <w:instrText xml:space="preserve"> REF _Ref226646141 \h  \* MERGEFORMAT </w:instrText>
      </w:r>
      <w:r w:rsidRPr="005D4A8A">
        <w:rPr>
          <w:szCs w:val="24"/>
        </w:rPr>
      </w:r>
      <w:r w:rsidRPr="005D4A8A">
        <w:rPr>
          <w:szCs w:val="24"/>
        </w:rPr>
        <w:fldChar w:fldCharType="separate"/>
      </w:r>
      <w:ins w:id="944" w:author="Chao Deng" w:date="2026-05-09T11:14:00Z" w16du:dateUtc="2026-05-09T03:14:00Z">
        <w:r w:rsidR="00C85814" w:rsidRPr="00C85814">
          <w:rPr>
            <w:szCs w:val="24"/>
          </w:rPr>
          <w:t xml:space="preserve">Fig. </w:t>
        </w:r>
        <w:r w:rsidR="00C85814" w:rsidRPr="00C85814">
          <w:rPr>
            <w:noProof/>
            <w:szCs w:val="24"/>
          </w:rPr>
          <w:t>4</w:t>
        </w:r>
      </w:ins>
      <w:del w:id="945" w:author="Chao Deng" w:date="2026-05-09T11:14:00Z" w16du:dateUtc="2026-05-09T03:14:00Z">
        <w:r w:rsidR="00ED73F3" w:rsidRPr="00ED73F3" w:rsidDel="00C85814">
          <w:rPr>
            <w:szCs w:val="24"/>
          </w:rPr>
          <w:delText xml:space="preserve">Fig. </w:delText>
        </w:r>
        <w:r w:rsidR="00ED73F3" w:rsidRPr="00ED73F3" w:rsidDel="00C85814">
          <w:rPr>
            <w:noProof/>
            <w:szCs w:val="24"/>
          </w:rPr>
          <w:delText>4</w:delText>
        </w:r>
      </w:del>
      <w:r w:rsidRPr="005D4A8A">
        <w:rPr>
          <w:szCs w:val="24"/>
        </w:rPr>
        <w:fldChar w:fldCharType="end"/>
      </w:r>
      <w:del w:id="946" w:author="Chao Deng" w:date="2026-05-09T11:09:00Z" w16du:dateUtc="2026-05-09T03:09:00Z">
        <w:r w:rsidRPr="005D4A8A" w:rsidDel="00CF3ACB">
          <w:rPr>
            <w:szCs w:val="24"/>
          </w:rPr>
          <w:delText>a</w:delText>
        </w:r>
      </w:del>
      <w:r w:rsidRPr="005D4A8A">
        <w:rPr>
          <w:szCs w:val="24"/>
        </w:rPr>
        <w:t xml:space="preserve">, </w:t>
      </w:r>
      <w:r w:rsidRPr="00231AE7">
        <w:rPr>
          <w:szCs w:val="24"/>
          <w:lang w:val="en-US"/>
        </w:rPr>
        <w:t>mRModN</w:t>
      </w:r>
      <w:r w:rsidRPr="005D4A8A">
        <w:rPr>
          <w:szCs w:val="24"/>
        </w:rPr>
        <w:t xml:space="preserve"> achieves strong nucleotide-level localization performance on the </w:t>
      </w:r>
      <w:r>
        <w:rPr>
          <w:szCs w:val="24"/>
        </w:rPr>
        <w:t>HRMD-M</w:t>
      </w:r>
      <w:r w:rsidRPr="005D4A8A">
        <w:rPr>
          <w:szCs w:val="24"/>
        </w:rPr>
        <w:t xml:space="preserve"> dataset, </w:t>
      </w:r>
      <w:r w:rsidR="00E86F2F">
        <w:rPr>
          <w:szCs w:val="24"/>
        </w:rPr>
        <w:t>demonstrating</w:t>
      </w:r>
      <w:r w:rsidR="00E86F2F">
        <w:rPr>
          <w:szCs w:val="24"/>
          <w:lang w:val="en-US"/>
        </w:rPr>
        <w:t xml:space="preserve"> </w:t>
      </w:r>
      <w:r w:rsidRPr="005D4A8A">
        <w:rPr>
          <w:szCs w:val="24"/>
        </w:rPr>
        <w:t xml:space="preserve">high Top-K recall across most modification types. For </w:t>
      </w:r>
      <w:r w:rsidR="00E86F2F">
        <w:rPr>
          <w:szCs w:val="24"/>
        </w:rPr>
        <w:t xml:space="preserve">modification such as </w:t>
      </w:r>
      <w:r>
        <w:rPr>
          <w:szCs w:val="24"/>
        </w:rPr>
        <w:t>I</w:t>
      </w:r>
      <w:r w:rsidRPr="005D4A8A">
        <w:rPr>
          <w:szCs w:val="24"/>
        </w:rPr>
        <w:t>, m</w:t>
      </w:r>
      <w:r w:rsidRPr="00851C47">
        <w:rPr>
          <w:szCs w:val="24"/>
          <w:vertAlign w:val="superscript"/>
        </w:rPr>
        <w:t>1</w:t>
      </w:r>
      <w:r w:rsidRPr="005D4A8A">
        <w:rPr>
          <w:szCs w:val="24"/>
        </w:rPr>
        <w:t>A, and m</w:t>
      </w:r>
      <w:r w:rsidRPr="00851C47">
        <w:rPr>
          <w:szCs w:val="24"/>
          <w:vertAlign w:val="superscript"/>
        </w:rPr>
        <w:t>6</w:t>
      </w:r>
      <w:r w:rsidRPr="005D4A8A">
        <w:rPr>
          <w:szCs w:val="24"/>
        </w:rPr>
        <w:t>Am, the Top-1, Top-3, Top-5, and higher-order Top-K metrics are all nearly 1.00</w:t>
      </w:r>
      <w:r w:rsidR="00E86F2F">
        <w:rPr>
          <w:szCs w:val="24"/>
        </w:rPr>
        <w:t xml:space="preserve">. This indicates that </w:t>
      </w:r>
      <w:r w:rsidRPr="005D4A8A">
        <w:rPr>
          <w:szCs w:val="24"/>
        </w:rPr>
        <w:t xml:space="preserve"> the model </w:t>
      </w:r>
      <w:r w:rsidR="00E86F2F">
        <w:rPr>
          <w:szCs w:val="24"/>
        </w:rPr>
        <w:t>consistently</w:t>
      </w:r>
      <w:r w:rsidRPr="005D4A8A">
        <w:rPr>
          <w:szCs w:val="24"/>
        </w:rPr>
        <w:t xml:space="preserve"> identif</w:t>
      </w:r>
      <w:r w:rsidR="00E86F2F">
        <w:rPr>
          <w:szCs w:val="24"/>
        </w:rPr>
        <w:t>ies</w:t>
      </w:r>
      <w:r w:rsidRPr="005D4A8A">
        <w:rPr>
          <w:szCs w:val="24"/>
        </w:rPr>
        <w:t xml:space="preserve"> the true modification site at the firs</w:t>
      </w:r>
      <w:r w:rsidRPr="00E0583F">
        <w:rPr>
          <w:szCs w:val="24"/>
        </w:rPr>
        <w:t xml:space="preserve">t-ranked position and that its localization output is highly stable. </w:t>
      </w:r>
      <w:r w:rsidR="00E86F2F">
        <w:rPr>
          <w:szCs w:val="24"/>
        </w:rPr>
        <w:t xml:space="preserve">Furthermore, </w:t>
      </w:r>
      <w:r w:rsidRPr="00231AE7">
        <w:rPr>
          <w:szCs w:val="24"/>
          <w:lang w:val="en-US"/>
        </w:rPr>
        <w:t>mRModN</w:t>
      </w:r>
      <w:r w:rsidRPr="00E0583F">
        <w:rPr>
          <w:szCs w:val="24"/>
        </w:rPr>
        <w:t xml:space="preserve"> demonstrates strong </w:t>
      </w:r>
      <w:r w:rsidR="00E86F2F">
        <w:rPr>
          <w:szCs w:val="24"/>
        </w:rPr>
        <w:t xml:space="preserve">Top-1 </w:t>
      </w:r>
      <w:r w:rsidRPr="00E0583F">
        <w:rPr>
          <w:szCs w:val="24"/>
        </w:rPr>
        <w:t>localization ability for modifications such as Am, Cm, Tm, m</w:t>
      </w:r>
      <w:r w:rsidRPr="00851C47">
        <w:rPr>
          <w:szCs w:val="24"/>
          <w:vertAlign w:val="superscript"/>
        </w:rPr>
        <w:t>5</w:t>
      </w:r>
      <w:r w:rsidRPr="00E0583F">
        <w:rPr>
          <w:szCs w:val="24"/>
        </w:rPr>
        <w:t xml:space="preserve">C, and Gm, </w:t>
      </w:r>
      <w:r w:rsidR="00E86F2F">
        <w:rPr>
          <w:szCs w:val="24"/>
        </w:rPr>
        <w:t>achieving</w:t>
      </w:r>
      <w:r w:rsidR="00E86F2F" w:rsidRPr="00E0583F">
        <w:rPr>
          <w:szCs w:val="24"/>
        </w:rPr>
        <w:t xml:space="preserve"> </w:t>
      </w:r>
      <w:r w:rsidRPr="00E0583F">
        <w:rPr>
          <w:szCs w:val="24"/>
        </w:rPr>
        <w:t xml:space="preserve">Top-1 recall values reach 0.96, 0.99, 0.99, 0.97, and 0.98, respectively. Combined with the site-distribution statistics shown in </w:t>
      </w:r>
      <w:r w:rsidRPr="005D4A8A">
        <w:rPr>
          <w:szCs w:val="24"/>
        </w:rPr>
        <w:fldChar w:fldCharType="begin"/>
      </w:r>
      <w:r w:rsidRPr="00FA6033">
        <w:rPr>
          <w:szCs w:val="24"/>
        </w:rPr>
        <w:instrText xml:space="preserve"> REF _Ref226646141 \h  \* MERGEFORMAT </w:instrText>
      </w:r>
      <w:r w:rsidRPr="005D4A8A">
        <w:rPr>
          <w:szCs w:val="24"/>
        </w:rPr>
      </w:r>
      <w:r w:rsidRPr="005D4A8A">
        <w:rPr>
          <w:szCs w:val="24"/>
        </w:rPr>
        <w:fldChar w:fldCharType="separate"/>
      </w:r>
      <w:ins w:id="947" w:author="Chao Deng" w:date="2026-05-09T11:14:00Z" w16du:dateUtc="2026-05-09T03:14:00Z">
        <w:r w:rsidR="00C85814" w:rsidRPr="00C85814">
          <w:rPr>
            <w:szCs w:val="24"/>
          </w:rPr>
          <w:t xml:space="preserve">Fig. </w:t>
        </w:r>
        <w:r w:rsidR="00C85814" w:rsidRPr="00C85814">
          <w:rPr>
            <w:noProof/>
            <w:szCs w:val="24"/>
          </w:rPr>
          <w:t>4</w:t>
        </w:r>
      </w:ins>
      <w:del w:id="948" w:author="Chao Deng" w:date="2026-05-09T11:14:00Z" w16du:dateUtc="2026-05-09T03:14:00Z">
        <w:r w:rsidR="00ED73F3" w:rsidRPr="00ED73F3" w:rsidDel="00C85814">
          <w:rPr>
            <w:szCs w:val="24"/>
          </w:rPr>
          <w:delText xml:space="preserve">Fig. </w:delText>
        </w:r>
        <w:r w:rsidR="00ED73F3" w:rsidRPr="00ED73F3" w:rsidDel="00C85814">
          <w:rPr>
            <w:noProof/>
            <w:szCs w:val="24"/>
          </w:rPr>
          <w:delText>4</w:delText>
        </w:r>
      </w:del>
      <w:r w:rsidRPr="005D4A8A">
        <w:rPr>
          <w:szCs w:val="24"/>
        </w:rPr>
        <w:fldChar w:fldCharType="end"/>
      </w:r>
      <w:r>
        <w:rPr>
          <w:szCs w:val="24"/>
        </w:rPr>
        <w:t>a</w:t>
      </w:r>
      <w:r w:rsidRPr="00E0583F">
        <w:rPr>
          <w:szCs w:val="24"/>
        </w:rPr>
        <w:t xml:space="preserve">, these results </w:t>
      </w:r>
      <w:r w:rsidRPr="00E0583F">
        <w:rPr>
          <w:szCs w:val="24"/>
        </w:rPr>
        <w:lastRenderedPageBreak/>
        <w:t xml:space="preserve">suggest that the true sites of these modification types are </w:t>
      </w:r>
      <w:r w:rsidR="00BE0F04">
        <w:rPr>
          <w:szCs w:val="24"/>
        </w:rPr>
        <w:t>t</w:t>
      </w:r>
      <w:r w:rsidR="00BE0F04" w:rsidRPr="00E0583F">
        <w:rPr>
          <w:szCs w:val="24"/>
        </w:rPr>
        <w:t>y</w:t>
      </w:r>
      <w:r w:rsidR="00BE0F04">
        <w:rPr>
          <w:szCs w:val="24"/>
        </w:rPr>
        <w:t>pically</w:t>
      </w:r>
      <w:r w:rsidR="00BE0F04" w:rsidRPr="00E0583F">
        <w:rPr>
          <w:szCs w:val="24"/>
        </w:rPr>
        <w:t xml:space="preserve"> </w:t>
      </w:r>
      <w:r w:rsidRPr="00E0583F">
        <w:rPr>
          <w:szCs w:val="24"/>
        </w:rPr>
        <w:t xml:space="preserve">sparse within each sequence, with the </w:t>
      </w:r>
      <w:r w:rsidR="00BE0F04">
        <w:rPr>
          <w:szCs w:val="24"/>
        </w:rPr>
        <w:t>a</w:t>
      </w:r>
      <w:r w:rsidRPr="00E0583F">
        <w:rPr>
          <w:szCs w:val="24"/>
        </w:rPr>
        <w:t xml:space="preserve"> close to 1</w:t>
      </w:r>
      <w:r w:rsidR="00BE0F04">
        <w:rPr>
          <w:szCs w:val="24"/>
        </w:rPr>
        <w:t xml:space="preserve">. This sparsity make </w:t>
      </w:r>
      <w:r w:rsidRPr="00E0583F">
        <w:rPr>
          <w:szCs w:val="24"/>
        </w:rPr>
        <w:t>accurate localization within a limite</w:t>
      </w:r>
      <w:r w:rsidRPr="009223C3">
        <w:rPr>
          <w:szCs w:val="24"/>
        </w:rPr>
        <w:t xml:space="preserve">d candidate region more achievable. </w:t>
      </w:r>
      <w:r w:rsidR="00BE0F04">
        <w:rPr>
          <w:szCs w:val="24"/>
        </w:rPr>
        <w:t>In</w:t>
      </w:r>
      <w:r w:rsidR="00BE0F04" w:rsidRPr="009223C3">
        <w:rPr>
          <w:szCs w:val="24"/>
        </w:rPr>
        <w:t xml:space="preserve"> </w:t>
      </w:r>
      <w:r w:rsidRPr="009223C3">
        <w:rPr>
          <w:szCs w:val="24"/>
        </w:rPr>
        <w:t xml:space="preserve">contrast, the Top-1 </w:t>
      </w:r>
      <w:r w:rsidR="00BE0F04">
        <w:rPr>
          <w:szCs w:val="24"/>
        </w:rPr>
        <w:t xml:space="preserve">recall values </w:t>
      </w:r>
      <w:r w:rsidRPr="009223C3">
        <w:rPr>
          <w:szCs w:val="24"/>
        </w:rPr>
        <w:t xml:space="preserve">for </w:t>
      </w:r>
      <w:r w:rsidRPr="00231AE7">
        <w:rPr>
          <w:szCs w:val="24"/>
          <w:lang w:val="en-US"/>
        </w:rPr>
        <w:t>Ψ</w:t>
      </w:r>
      <w:r w:rsidRPr="009223C3">
        <w:rPr>
          <w:szCs w:val="24"/>
        </w:rPr>
        <w:t>, m</w:t>
      </w:r>
      <w:r w:rsidRPr="00851C47">
        <w:rPr>
          <w:szCs w:val="24"/>
          <w:vertAlign w:val="superscript"/>
        </w:rPr>
        <w:t>6</w:t>
      </w:r>
      <w:r w:rsidRPr="009223C3">
        <w:rPr>
          <w:szCs w:val="24"/>
        </w:rPr>
        <w:t>A, ac</w:t>
      </w:r>
      <w:r w:rsidRPr="00851C47">
        <w:rPr>
          <w:szCs w:val="24"/>
          <w:vertAlign w:val="superscript"/>
        </w:rPr>
        <w:t>4</w:t>
      </w:r>
      <w:r w:rsidRPr="009223C3">
        <w:rPr>
          <w:szCs w:val="24"/>
        </w:rPr>
        <w:t>C, and m</w:t>
      </w:r>
      <w:r w:rsidRPr="00851C47">
        <w:rPr>
          <w:szCs w:val="24"/>
          <w:vertAlign w:val="superscript"/>
        </w:rPr>
        <w:t>7</w:t>
      </w:r>
      <w:r w:rsidRPr="009223C3">
        <w:rPr>
          <w:szCs w:val="24"/>
        </w:rPr>
        <w:t xml:space="preserve">G are relatively lower, at 0.44, 0.76, 0.69, and 0.65, respectively. However, their Top-K recall increases markedly as K becomes larger. For example, the Top-3 and Top-5 recall values of </w:t>
      </w:r>
      <w:r w:rsidRPr="00231AE7">
        <w:rPr>
          <w:szCs w:val="24"/>
          <w:lang w:val="en-US"/>
        </w:rPr>
        <w:t>Ψ</w:t>
      </w:r>
      <w:r w:rsidRPr="009223C3">
        <w:rPr>
          <w:szCs w:val="24"/>
        </w:rPr>
        <w:t xml:space="preserve"> rise to 0.86 and 0.94, respectively</w:t>
      </w:r>
      <w:r w:rsidR="00A0512E">
        <w:rPr>
          <w:szCs w:val="24"/>
        </w:rPr>
        <w:t>,</w:t>
      </w:r>
      <w:r w:rsidR="00A0512E">
        <w:rPr>
          <w:rFonts w:hint="eastAsia"/>
          <w:szCs w:val="24"/>
        </w:rPr>
        <w:t xml:space="preserve"> while</w:t>
      </w:r>
      <w:r w:rsidRPr="009223C3">
        <w:rPr>
          <w:szCs w:val="24"/>
        </w:rPr>
        <w:t xml:space="preserve"> those </w:t>
      </w:r>
      <w:r w:rsidR="00A0512E">
        <w:rPr>
          <w:rFonts w:hint="eastAsia"/>
          <w:szCs w:val="24"/>
        </w:rPr>
        <w:t>for</w:t>
      </w:r>
      <w:r w:rsidRPr="009223C3">
        <w:rPr>
          <w:szCs w:val="24"/>
        </w:rPr>
        <w:t xml:space="preserve"> m</w:t>
      </w:r>
      <w:r w:rsidRPr="00851C47">
        <w:rPr>
          <w:szCs w:val="24"/>
          <w:vertAlign w:val="superscript"/>
        </w:rPr>
        <w:t>6</w:t>
      </w:r>
      <w:r w:rsidRPr="009223C3">
        <w:rPr>
          <w:szCs w:val="24"/>
        </w:rPr>
        <w:t>A reach 0.81 and 0.85</w:t>
      </w:r>
      <w:r w:rsidR="00A0512E">
        <w:rPr>
          <w:szCs w:val="24"/>
          <w:lang w:val="en-US"/>
        </w:rPr>
        <w:t>. Similarly,</w:t>
      </w:r>
      <w:r w:rsidRPr="009223C3">
        <w:rPr>
          <w:szCs w:val="24"/>
        </w:rPr>
        <w:t xml:space="preserve"> the Top-20 recall </w:t>
      </w:r>
      <w:r w:rsidR="00A0512E">
        <w:rPr>
          <w:szCs w:val="24"/>
        </w:rPr>
        <w:t>for</w:t>
      </w:r>
      <w:r w:rsidR="00A0512E" w:rsidRPr="009223C3">
        <w:rPr>
          <w:szCs w:val="24"/>
        </w:rPr>
        <w:t xml:space="preserve"> </w:t>
      </w:r>
      <w:r w:rsidRPr="009223C3">
        <w:rPr>
          <w:szCs w:val="24"/>
        </w:rPr>
        <w:t>ac</w:t>
      </w:r>
      <w:r w:rsidRPr="00851C47">
        <w:rPr>
          <w:szCs w:val="24"/>
          <w:vertAlign w:val="superscript"/>
        </w:rPr>
        <w:t>4</w:t>
      </w:r>
      <w:r w:rsidRPr="009223C3">
        <w:rPr>
          <w:szCs w:val="24"/>
        </w:rPr>
        <w:t>C increases to 0.81</w:t>
      </w:r>
      <w:r w:rsidR="00A0512E">
        <w:rPr>
          <w:szCs w:val="24"/>
        </w:rPr>
        <w:t>,</w:t>
      </w:r>
      <w:r w:rsidRPr="009223C3">
        <w:rPr>
          <w:szCs w:val="24"/>
        </w:rPr>
        <w:t xml:space="preserve"> and </w:t>
      </w:r>
      <w:r w:rsidR="00A0512E">
        <w:rPr>
          <w:szCs w:val="24"/>
        </w:rPr>
        <w:t xml:space="preserve">for </w:t>
      </w:r>
      <w:r w:rsidR="00A0512E" w:rsidRPr="009223C3">
        <w:rPr>
          <w:szCs w:val="24"/>
        </w:rPr>
        <w:t>m</w:t>
      </w:r>
      <w:r w:rsidR="00A0512E" w:rsidRPr="00851C47">
        <w:rPr>
          <w:szCs w:val="24"/>
          <w:vertAlign w:val="superscript"/>
        </w:rPr>
        <w:t>7</w:t>
      </w:r>
      <w:r w:rsidR="00A0512E" w:rsidRPr="009223C3">
        <w:rPr>
          <w:szCs w:val="24"/>
        </w:rPr>
        <w:t xml:space="preserve">G </w:t>
      </w:r>
      <w:r w:rsidRPr="009223C3">
        <w:rPr>
          <w:szCs w:val="24"/>
        </w:rPr>
        <w:t>the</w:t>
      </w:r>
      <w:r w:rsidR="00A0512E">
        <w:rPr>
          <w:szCs w:val="24"/>
        </w:rPr>
        <w:t>, it</w:t>
      </w:r>
      <w:r w:rsidRPr="009223C3">
        <w:rPr>
          <w:szCs w:val="24"/>
        </w:rPr>
        <w:t xml:space="preserve"> reaches 0.73. These </w:t>
      </w:r>
      <w:r w:rsidR="00A0512E">
        <w:rPr>
          <w:szCs w:val="24"/>
        </w:rPr>
        <w:t>findings</w:t>
      </w:r>
      <w:r w:rsidR="00A0512E" w:rsidRPr="009223C3">
        <w:rPr>
          <w:szCs w:val="24"/>
        </w:rPr>
        <w:t xml:space="preserve"> </w:t>
      </w:r>
      <w:r w:rsidRPr="009223C3">
        <w:rPr>
          <w:szCs w:val="24"/>
        </w:rPr>
        <w:t>indicate that</w:t>
      </w:r>
      <w:r w:rsidR="00A0512E">
        <w:rPr>
          <w:szCs w:val="24"/>
        </w:rPr>
        <w:t xml:space="preserve"> while </w:t>
      </w:r>
      <w:r w:rsidRPr="00231AE7">
        <w:rPr>
          <w:szCs w:val="24"/>
          <w:lang w:val="en-US"/>
        </w:rPr>
        <w:t>mRModN</w:t>
      </w:r>
      <w:r w:rsidRPr="009223C3">
        <w:rPr>
          <w:szCs w:val="24"/>
        </w:rPr>
        <w:t xml:space="preserve"> may not a</w:t>
      </w:r>
      <w:r w:rsidRPr="0090649A">
        <w:rPr>
          <w:szCs w:val="24"/>
        </w:rPr>
        <w:t>lways rank the true site first</w:t>
      </w:r>
      <w:r w:rsidR="00A0512E">
        <w:rPr>
          <w:szCs w:val="24"/>
        </w:rPr>
        <w:t xml:space="preserve"> for these modification types</w:t>
      </w:r>
      <w:r w:rsidRPr="0090649A">
        <w:rPr>
          <w:szCs w:val="24"/>
        </w:rPr>
        <w:t xml:space="preserve">, it </w:t>
      </w:r>
      <w:r w:rsidR="00A0512E">
        <w:rPr>
          <w:szCs w:val="24"/>
        </w:rPr>
        <w:t xml:space="preserve">consistently </w:t>
      </w:r>
      <w:r w:rsidRPr="0090649A">
        <w:rPr>
          <w:szCs w:val="24"/>
        </w:rPr>
        <w:t>place</w:t>
      </w:r>
      <w:r w:rsidR="00A0512E">
        <w:rPr>
          <w:szCs w:val="24"/>
        </w:rPr>
        <w:t>s thme</w:t>
      </w:r>
      <w:r w:rsidRPr="0090649A">
        <w:rPr>
          <w:szCs w:val="24"/>
        </w:rPr>
        <w:t xml:space="preserve"> among the top high-confidence candidates.</w:t>
      </w:r>
    </w:p>
    <w:p w14:paraId="3346C112" w14:textId="10B98F04" w:rsidR="002E1906" w:rsidRPr="0090649A" w:rsidRDefault="009E54D2" w:rsidP="002E1906">
      <w:pPr>
        <w:rPr>
          <w:szCs w:val="24"/>
        </w:rPr>
      </w:pPr>
      <w:r>
        <w:rPr>
          <w:szCs w:val="24"/>
        </w:rPr>
        <w:t>Importantly,</w:t>
      </w:r>
      <w:r w:rsidR="002E1906" w:rsidRPr="0090649A">
        <w:rPr>
          <w:szCs w:val="24"/>
        </w:rPr>
        <w:t xml:space="preserve"> modifications such as </w:t>
      </w:r>
      <w:r w:rsidR="002E1906" w:rsidRPr="00231AE7">
        <w:rPr>
          <w:szCs w:val="24"/>
          <w:lang w:val="en-US"/>
        </w:rPr>
        <w:t>Ψ</w:t>
      </w:r>
      <w:r w:rsidR="002E1906" w:rsidRPr="0090649A">
        <w:rPr>
          <w:szCs w:val="24"/>
        </w:rPr>
        <w:t xml:space="preserve"> and m</w:t>
      </w:r>
      <w:r w:rsidR="002E1906" w:rsidRPr="00851C47">
        <w:rPr>
          <w:szCs w:val="24"/>
          <w:vertAlign w:val="superscript"/>
        </w:rPr>
        <w:t>6</w:t>
      </w:r>
      <w:r w:rsidR="002E1906" w:rsidRPr="0090649A">
        <w:rPr>
          <w:szCs w:val="24"/>
        </w:rPr>
        <w:t xml:space="preserve">A </w:t>
      </w:r>
      <w:r>
        <w:rPr>
          <w:szCs w:val="24"/>
        </w:rPr>
        <w:t>frequently</w:t>
      </w:r>
      <w:r w:rsidRPr="0090649A">
        <w:rPr>
          <w:szCs w:val="24"/>
        </w:rPr>
        <w:t xml:space="preserve"> </w:t>
      </w:r>
      <w:r w:rsidR="002E1906" w:rsidRPr="0090649A">
        <w:rPr>
          <w:szCs w:val="24"/>
        </w:rPr>
        <w:t>contain multiple true sites within a single sequence</w:t>
      </w:r>
      <w:r>
        <w:rPr>
          <w:szCs w:val="24"/>
        </w:rPr>
        <w:t>;</w:t>
      </w:r>
      <w:r w:rsidR="002E1906" w:rsidRPr="0090649A">
        <w:rPr>
          <w:szCs w:val="24"/>
        </w:rPr>
        <w:t xml:space="preserve"> therefore</w:t>
      </w:r>
      <w:r>
        <w:rPr>
          <w:szCs w:val="24"/>
        </w:rPr>
        <w:t>,</w:t>
      </w:r>
      <w:r w:rsidR="002E1906" w:rsidRPr="0090649A">
        <w:rPr>
          <w:szCs w:val="24"/>
        </w:rPr>
        <w:t xml:space="preserve"> their localization performance should not be </w:t>
      </w:r>
      <w:r>
        <w:rPr>
          <w:szCs w:val="24"/>
        </w:rPr>
        <w:t xml:space="preserve">evaluated </w:t>
      </w:r>
      <w:r w:rsidR="002E1906" w:rsidRPr="0090649A">
        <w:rPr>
          <w:szCs w:val="24"/>
        </w:rPr>
        <w:t xml:space="preserve">solely </w:t>
      </w:r>
      <w:r>
        <w:rPr>
          <w:szCs w:val="24"/>
        </w:rPr>
        <w:t>based on the</w:t>
      </w:r>
      <w:r w:rsidR="002E1906" w:rsidRPr="0090649A">
        <w:rPr>
          <w:szCs w:val="24"/>
        </w:rPr>
        <w:t xml:space="preserve"> Top-1 metric. For multi-site modifications, Top-1 recall only evaluates whether the </w:t>
      </w:r>
      <w:r>
        <w:rPr>
          <w:szCs w:val="24"/>
        </w:rPr>
        <w:t xml:space="preserve">the single </w:t>
      </w:r>
      <w:r w:rsidR="002E1906" w:rsidRPr="0090649A">
        <w:rPr>
          <w:szCs w:val="24"/>
        </w:rPr>
        <w:t xml:space="preserve">highest-ranked position matches one of the true sites, making </w:t>
      </w:r>
      <w:r>
        <w:rPr>
          <w:szCs w:val="24"/>
        </w:rPr>
        <w:t>this</w:t>
      </w:r>
      <w:r w:rsidRPr="0090649A">
        <w:rPr>
          <w:szCs w:val="24"/>
        </w:rPr>
        <w:t xml:space="preserve"> </w:t>
      </w:r>
      <w:r w:rsidR="002E1906" w:rsidRPr="0090649A">
        <w:rPr>
          <w:szCs w:val="24"/>
        </w:rPr>
        <w:t xml:space="preserve">criterion intrinsically more stringent. </w:t>
      </w:r>
      <w:r>
        <w:rPr>
          <w:szCs w:val="24"/>
        </w:rPr>
        <w:t>Furthermore,</w:t>
      </w:r>
      <w:r w:rsidRPr="0090649A">
        <w:rPr>
          <w:szCs w:val="24"/>
        </w:rPr>
        <w:t xml:space="preserve"> </w:t>
      </w:r>
      <w:r w:rsidR="002E1906" w:rsidRPr="0090649A">
        <w:rPr>
          <w:szCs w:val="24"/>
        </w:rPr>
        <w:t xml:space="preserve">a limited Top-K window may </w:t>
      </w:r>
      <w:r>
        <w:rPr>
          <w:szCs w:val="24"/>
        </w:rPr>
        <w:t xml:space="preserve">still </w:t>
      </w:r>
      <w:r w:rsidR="002E1906" w:rsidRPr="0090649A">
        <w:rPr>
          <w:szCs w:val="24"/>
        </w:rPr>
        <w:t xml:space="preserve">fail to cover all true sites within the same sequence. </w:t>
      </w:r>
      <w:r>
        <w:rPr>
          <w:szCs w:val="24"/>
        </w:rPr>
        <w:t>Consequently</w:t>
      </w:r>
      <w:r w:rsidR="002E1906" w:rsidRPr="0090649A">
        <w:rPr>
          <w:szCs w:val="24"/>
        </w:rPr>
        <w:t xml:space="preserve">, the lower Top-1 values </w:t>
      </w:r>
      <w:r>
        <w:rPr>
          <w:szCs w:val="24"/>
        </w:rPr>
        <w:t xml:space="preserve">observed </w:t>
      </w:r>
      <w:r w:rsidR="002E1906" w:rsidRPr="0090649A">
        <w:rPr>
          <w:szCs w:val="24"/>
        </w:rPr>
        <w:t xml:space="preserve">for these modification types </w:t>
      </w:r>
      <w:r>
        <w:rPr>
          <w:szCs w:val="24"/>
        </w:rPr>
        <w:t>primarily</w:t>
      </w:r>
      <w:r w:rsidRPr="0090649A">
        <w:rPr>
          <w:szCs w:val="24"/>
        </w:rPr>
        <w:t xml:space="preserve"> </w:t>
      </w:r>
      <w:r w:rsidR="002E1906" w:rsidRPr="0090649A">
        <w:rPr>
          <w:szCs w:val="24"/>
        </w:rPr>
        <w:t>reflect the constraints of the evaluation metric</w:t>
      </w:r>
      <w:r>
        <w:rPr>
          <w:szCs w:val="24"/>
        </w:rPr>
        <w:t xml:space="preserve"> in</w:t>
      </w:r>
      <w:r w:rsidR="002E1906" w:rsidRPr="0090649A">
        <w:rPr>
          <w:szCs w:val="24"/>
        </w:rPr>
        <w:t xml:space="preserve"> multi-site settings</w:t>
      </w:r>
      <w:r>
        <w:rPr>
          <w:szCs w:val="24"/>
        </w:rPr>
        <w:t>,</w:t>
      </w:r>
      <w:r w:rsidR="002E1906" w:rsidRPr="0090649A">
        <w:rPr>
          <w:szCs w:val="24"/>
        </w:rPr>
        <w:t xml:space="preserve"> rather than an inability of the model to identify relevant modification regions. </w:t>
      </w:r>
    </w:p>
    <w:p w14:paraId="78E8AFEF" w14:textId="7FD580D1" w:rsidR="00FC3ED1" w:rsidRPr="005D4A8A" w:rsidRDefault="00FC3ED1" w:rsidP="00FC3ED1">
      <w:pPr>
        <w:pStyle w:val="a2"/>
      </w:pPr>
      <w:del w:id="949" w:author="Chao Deng" w:date="2026-05-08T21:05:00Z" w16du:dateUtc="2026-05-08T13:05:00Z">
        <w:r w:rsidRPr="004C0C8C" w:rsidDel="00A76F74">
          <w:lastRenderedPageBreak/>
          <w:drawing>
            <wp:inline distT="0" distB="0" distL="0" distR="0" wp14:anchorId="2D677207" wp14:editId="0D242CCA">
              <wp:extent cx="5061898" cy="7389628"/>
              <wp:effectExtent l="0" t="0" r="5715" b="1905"/>
              <wp:docPr id="18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5507" cy="7438692"/>
                      </a:xfrm>
                      <a:prstGeom prst="rect">
                        <a:avLst/>
                      </a:prstGeom>
                      <a:noFill/>
                      <a:ln>
                        <a:noFill/>
                      </a:ln>
                    </pic:spPr>
                  </pic:pic>
                </a:graphicData>
              </a:graphic>
            </wp:inline>
          </w:drawing>
        </w:r>
      </w:del>
      <w:ins w:id="950" w:author="Chao Deng" w:date="2026-05-08T21:05:00Z" w16du:dateUtc="2026-05-08T13:05:00Z">
        <w:r w:rsidR="00A76F74">
          <w:rPr>
            <w14:ligatures w14:val="standardContextual"/>
          </w:rPr>
          <w:drawing>
            <wp:inline distT="0" distB="0" distL="0" distR="0" wp14:anchorId="3CBBD055" wp14:editId="3C5E6A63">
              <wp:extent cx="5943600" cy="7555230"/>
              <wp:effectExtent l="0" t="0" r="0" b="1270"/>
              <wp:docPr id="257232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2040" name="Picture 2572320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555230"/>
                      </a:xfrm>
                      <a:prstGeom prst="rect">
                        <a:avLst/>
                      </a:prstGeom>
                    </pic:spPr>
                  </pic:pic>
                </a:graphicData>
              </a:graphic>
            </wp:inline>
          </w:drawing>
        </w:r>
      </w:ins>
    </w:p>
    <w:p w14:paraId="11B25711" w14:textId="53437C96" w:rsidR="00FC3ED1" w:rsidRPr="006161D5" w:rsidDel="00C65201" w:rsidRDefault="00FC3ED1" w:rsidP="00843B7B">
      <w:pPr>
        <w:pStyle w:val="Caption"/>
        <w:rPr>
          <w:del w:id="951" w:author="Chao Deng" w:date="2026-05-07T16:47:00Z" w16du:dateUtc="2026-05-07T08:47:00Z"/>
        </w:rPr>
      </w:pPr>
      <w:bookmarkStart w:id="952" w:name="_Ref226646141"/>
      <w:r w:rsidRPr="006161D5">
        <w:t xml:space="preserve">Fig. </w:t>
      </w:r>
      <w:r w:rsidRPr="006161D5">
        <w:fldChar w:fldCharType="begin"/>
      </w:r>
      <w:r w:rsidRPr="006161D5">
        <w:instrText xml:space="preserve"> SEQ Fig. \* ARABIC </w:instrText>
      </w:r>
      <w:r w:rsidRPr="006161D5">
        <w:fldChar w:fldCharType="separate"/>
      </w:r>
      <w:r w:rsidR="00C85814">
        <w:rPr>
          <w:noProof/>
        </w:rPr>
        <w:t>4</w:t>
      </w:r>
      <w:r w:rsidRPr="006161D5">
        <w:fldChar w:fldCharType="end"/>
      </w:r>
      <w:bookmarkEnd w:id="952"/>
      <w:r w:rsidRPr="006161D5">
        <w:t xml:space="preserve"> </w:t>
      </w:r>
      <w:ins w:id="953" w:author="Chao Deng" w:date="2026-05-07T16:55:00Z" w16du:dateUtc="2026-05-07T08:55:00Z">
        <w:r w:rsidR="00B43499" w:rsidRPr="00B43499">
          <w:t>Detailed localization report of mRModN on the HRMD-m dataset. Pie charts closer to a full circle indicate higher retrieval performance. mRModN achieves strong Top-K recall across most modification types, with near-saturated localization performance for I, m</w:t>
        </w:r>
        <w:r w:rsidR="00B43499" w:rsidRPr="00B43499">
          <w:rPr>
            <w:vertAlign w:val="superscript"/>
            <w:rPrChange w:id="954" w:author="Chao Deng" w:date="2026-05-07T16:56:00Z" w16du:dateUtc="2026-05-07T08:56:00Z">
              <w:rPr/>
            </w:rPrChange>
          </w:rPr>
          <w:t>1</w:t>
        </w:r>
        <w:r w:rsidR="00B43499" w:rsidRPr="00B43499">
          <w:t>A, and m</w:t>
        </w:r>
        <w:r w:rsidR="00B43499" w:rsidRPr="00B43499">
          <w:rPr>
            <w:vertAlign w:val="superscript"/>
            <w:rPrChange w:id="955" w:author="Chao Deng" w:date="2026-05-07T16:56:00Z" w16du:dateUtc="2026-05-07T08:56:00Z">
              <w:rPr/>
            </w:rPrChange>
          </w:rPr>
          <w:t>6</w:t>
        </w:r>
        <w:r w:rsidR="00B43499" w:rsidRPr="00B43499">
          <w:t>Am. For multi-site modifications such as Ψ and m</w:t>
        </w:r>
        <w:r w:rsidR="00B43499" w:rsidRPr="00B43499">
          <w:rPr>
            <w:vertAlign w:val="superscript"/>
            <w:rPrChange w:id="956" w:author="Chao Deng" w:date="2026-05-07T16:55:00Z" w16du:dateUtc="2026-05-07T08:55:00Z">
              <w:rPr/>
            </w:rPrChange>
          </w:rPr>
          <w:t>6</w:t>
        </w:r>
        <w:r w:rsidR="00B43499" w:rsidRPr="00B43499">
          <w:t xml:space="preserve">A, Top-1 recall provides a stringent evaluation </w:t>
        </w:r>
        <w:r w:rsidR="00B43499" w:rsidRPr="00B43499">
          <w:lastRenderedPageBreak/>
          <w:t>because only the highest-ranked position is considered, whereas multiple true sites coexist within the same sequence. The substantial improvement observed at higher K values therefore indicates that mRModN can recover multiple high-confidence modification anchors rather than relying on a single-site prediction.</w:t>
        </w:r>
        <w:r w:rsidR="00B43499" w:rsidRPr="00B43499" w:rsidDel="00843B7B">
          <w:t xml:space="preserve"> </w:t>
        </w:r>
      </w:ins>
      <w:del w:id="957" w:author="Chao Deng" w:date="2026-05-07T16:52:00Z" w16du:dateUtc="2026-05-07T08:52:00Z">
        <w:r w:rsidRPr="006161D5" w:rsidDel="00843B7B">
          <w:delText xml:space="preserve">Localization Analysis of </w:delText>
        </w:r>
        <w:r w:rsidRPr="00231AE7" w:rsidDel="00843B7B">
          <w:rPr>
            <w:lang w:val="en-US"/>
          </w:rPr>
          <w:delText>mRModN</w:delText>
        </w:r>
        <w:r w:rsidRPr="006161D5" w:rsidDel="00843B7B">
          <w:delText xml:space="preserve"> in HRMD-</w:delText>
        </w:r>
        <w:r w:rsidDel="00843B7B">
          <w:rPr>
            <w:rFonts w:hint="eastAsia"/>
          </w:rPr>
          <w:delText>m</w:delText>
        </w:r>
        <w:r w:rsidRPr="006161D5" w:rsidDel="00843B7B">
          <w:delText xml:space="preserve"> Dataset</w:delText>
        </w:r>
      </w:del>
    </w:p>
    <w:p w14:paraId="6BABC69B" w14:textId="0E1F40B2" w:rsidR="00FC3ED1" w:rsidRPr="00E0583F" w:rsidRDefault="00FC3ED1" w:rsidP="00843B7B">
      <w:pPr>
        <w:pStyle w:val="Caption"/>
      </w:pPr>
      <w:del w:id="958" w:author="Chao Deng" w:date="2026-05-07T16:52:00Z" w16du:dateUtc="2026-05-07T08:52:00Z">
        <w:r w:rsidRPr="006161D5" w:rsidDel="00843B7B">
          <w:delText xml:space="preserve">(a): Detailed localization report for </w:delText>
        </w:r>
        <w:r w:rsidRPr="00F6173C" w:rsidDel="00843B7B">
          <w:delText>mRModN</w:delText>
        </w:r>
        <w:r w:rsidRPr="006161D5" w:rsidDel="00843B7B">
          <w:delText xml:space="preserve"> in HRMD-</w:delText>
        </w:r>
        <w:r w:rsidDel="00843B7B">
          <w:delText>m</w:delText>
        </w:r>
        <w:r w:rsidRPr="006161D5" w:rsidDel="00843B7B">
          <w:delText xml:space="preserve"> dataset</w:delText>
        </w:r>
      </w:del>
      <w:del w:id="959" w:author="Chao Deng" w:date="2026-05-07T16:47:00Z" w16du:dateUtc="2026-05-07T08:47:00Z">
        <w:r w:rsidRPr="006161D5" w:rsidDel="00AA679C">
          <w:rPr>
            <w:rFonts w:hint="eastAsia"/>
          </w:rPr>
          <w:delText>;</w:delText>
        </w:r>
      </w:del>
      <w:r w:rsidRPr="006161D5">
        <w:t xml:space="preserve"> </w:t>
      </w:r>
      <w:del w:id="960" w:author="Chao Deng" w:date="2026-05-09T09:52:00Z" w16du:dateUtc="2026-05-09T01:52:00Z">
        <w:r w:rsidRPr="006161D5" w:rsidDel="007B7903">
          <w:delText xml:space="preserve">(b): </w:delText>
        </w:r>
      </w:del>
      <w:del w:id="961" w:author="Chao Deng" w:date="2026-05-07T16:57:00Z" w16du:dateUtc="2026-05-07T08:57:00Z">
        <w:r w:rsidRPr="006161D5" w:rsidDel="00C35404">
          <w:delText>Compare of model localization performance in HRMD-</w:delText>
        </w:r>
        <w:r w:rsidDel="00C35404">
          <w:delText>m</w:delText>
        </w:r>
        <w:r w:rsidRPr="006161D5" w:rsidDel="00C35404">
          <w:delText xml:space="preserve"> dataset.</w:delText>
        </w:r>
      </w:del>
    </w:p>
    <w:p w14:paraId="0E044A07" w14:textId="69A4BD05" w:rsidR="007837F6" w:rsidRDefault="007837F6" w:rsidP="002E1906">
      <w:pPr>
        <w:pStyle w:val="a0"/>
        <w:rPr>
          <w:ins w:id="962" w:author="Chao Deng" w:date="2026-05-09T10:03:00Z" w16du:dateUtc="2026-05-09T02:03:00Z"/>
          <w:szCs w:val="24"/>
        </w:rPr>
      </w:pPr>
      <w:bookmarkStart w:id="963" w:name="OLE_LINK4"/>
      <w:bookmarkStart w:id="964" w:name="OLE_LINK5"/>
      <w:r w:rsidRPr="00D61B8E">
        <w:rPr>
          <w:szCs w:val="24"/>
        </w:rPr>
        <w:t>Comparison with stat-of-the-art methods</w:t>
      </w:r>
      <w:bookmarkEnd w:id="963"/>
    </w:p>
    <w:p w14:paraId="5800985F" w14:textId="77777777" w:rsidR="00F41E41" w:rsidRDefault="00516D64" w:rsidP="00516D64">
      <w:pPr>
        <w:rPr>
          <w:ins w:id="965" w:author="Chao Deng" w:date="2026-05-09T15:25:00Z" w16du:dateUtc="2026-05-09T07:25:00Z"/>
        </w:rPr>
      </w:pPr>
      <w:ins w:id="966" w:author="Chao Deng" w:date="2026-05-09T10:04:00Z" w16du:dateUtc="2026-05-09T02:04:00Z">
        <w:r>
          <w:rPr>
            <w:szCs w:val="24"/>
            <w:lang w:val="en-US"/>
          </w:rPr>
          <w:fldChar w:fldCharType="begin"/>
        </w:r>
        <w:r>
          <w:rPr>
            <w:szCs w:val="24"/>
            <w:lang w:val="en-US"/>
          </w:rPr>
          <w:instrText xml:space="preserve"> REF _Ref229171533 \h </w:instrText>
        </w:r>
        <w:r>
          <w:rPr>
            <w:szCs w:val="24"/>
            <w:lang w:val="en-US"/>
          </w:rPr>
        </w:r>
        <w:r>
          <w:rPr>
            <w:szCs w:val="24"/>
            <w:lang w:val="en-US"/>
          </w:rPr>
          <w:fldChar w:fldCharType="separate"/>
        </w:r>
      </w:ins>
      <w:ins w:id="967" w:author="Chao Deng" w:date="2026-05-09T11:14:00Z" w16du:dateUtc="2026-05-09T03:14:00Z">
        <w:r w:rsidR="00C85814">
          <w:t xml:space="preserve">Fig. </w:t>
        </w:r>
        <w:r w:rsidR="00C85814">
          <w:rPr>
            <w:noProof/>
          </w:rPr>
          <w:t>5</w:t>
        </w:r>
      </w:ins>
      <w:ins w:id="968" w:author="Chao Deng" w:date="2026-05-09T10:04:00Z" w16du:dateUtc="2026-05-09T02:04:00Z">
        <w:r>
          <w:rPr>
            <w:szCs w:val="24"/>
            <w:lang w:val="en-US"/>
          </w:rPr>
          <w:fldChar w:fldCharType="end"/>
        </w:r>
        <w:r>
          <w:rPr>
            <w:szCs w:val="24"/>
            <w:lang w:val="en-US"/>
          </w:rPr>
          <w:t>a</w:t>
        </w:r>
        <w:r w:rsidRPr="00231AE7">
          <w:rPr>
            <w:szCs w:val="24"/>
            <w:lang w:val="en-US"/>
          </w:rPr>
          <w:t xml:space="preserve"> </w:t>
        </w:r>
      </w:ins>
      <w:ins w:id="969" w:author="Chao Deng" w:date="2026-05-09T10:03:00Z" w16du:dateUtc="2026-05-09T02:03:00Z">
        <w:r>
          <w:t>presents the classification results on the HRMD-m dataset. mRModN achieved the best overall performance among the compared methods, with average Acc,</w:t>
        </w:r>
        <w:r>
          <w:rPr>
            <w:rFonts w:hint="eastAsia"/>
          </w:rPr>
          <w:t xml:space="preserve"> </w:t>
        </w:r>
        <w:r>
          <w:t>AUC, AUPRC, F1, and MCC values of 92.80, 95.50, 94.09, 93.55, and 86.46, respectively. These results were higher than those of RNA-ModX, MultiRM, and</w:t>
        </w:r>
        <w:r>
          <w:rPr>
            <w:rFonts w:hint="eastAsia"/>
          </w:rPr>
          <w:t xml:space="preserve"> </w:t>
        </w:r>
        <w:r>
          <w:t>EvoRMD, indicating that mRModN provides a more robust sequence-level multi-label classification framework under the highly imbalanced HRMD-m setting. RNA-ModX</w:t>
        </w:r>
        <w:r>
          <w:rPr>
            <w:rFonts w:hint="eastAsia"/>
          </w:rPr>
          <w:t xml:space="preserve"> </w:t>
        </w:r>
        <w:r>
          <w:t>also showed competitive classification performance, whereas MultiRM and EvoRMD achieved lower overall scores in this benchmark. Together, these results suggest</w:t>
        </w:r>
        <w:r>
          <w:rPr>
            <w:rFonts w:hint="eastAsia"/>
          </w:rPr>
          <w:t xml:space="preserve"> </w:t>
        </w:r>
        <w:r>
          <w:t>that the combination of multi-view motif discovery, hierarchical expert routing, and self-adaptive balanced sampling contributes to stable classification</w:t>
        </w:r>
        <w:r>
          <w:rPr>
            <w:rFonts w:hint="eastAsia"/>
          </w:rPr>
          <w:t xml:space="preserve"> </w:t>
        </w:r>
      </w:ins>
    </w:p>
    <w:p w14:paraId="45EA0D37" w14:textId="4B644A6B" w:rsidR="00516D64" w:rsidRDefault="00235500" w:rsidP="00516D64">
      <w:pPr>
        <w:rPr>
          <w:ins w:id="970" w:author="Chao Deng" w:date="2026-05-09T10:08:00Z" w16du:dateUtc="2026-05-09T02:08:00Z"/>
        </w:rPr>
      </w:pPr>
      <w:ins w:id="971" w:author="Chao Deng" w:date="2026-05-09T10:05:00Z" w16du:dateUtc="2026-05-09T02:05:00Z">
        <w:r>
          <w:rPr>
            <w:szCs w:val="24"/>
            <w:lang w:val="en-US"/>
          </w:rPr>
          <w:fldChar w:fldCharType="begin"/>
        </w:r>
        <w:r>
          <w:rPr>
            <w:szCs w:val="24"/>
            <w:lang w:val="en-US"/>
          </w:rPr>
          <w:instrText xml:space="preserve"> REF _Ref229171533 \h </w:instrText>
        </w:r>
        <w:r>
          <w:rPr>
            <w:szCs w:val="24"/>
            <w:lang w:val="en-US"/>
          </w:rPr>
        </w:r>
        <w:r>
          <w:rPr>
            <w:szCs w:val="24"/>
            <w:lang w:val="en-US"/>
          </w:rPr>
          <w:fldChar w:fldCharType="separate"/>
        </w:r>
      </w:ins>
      <w:ins w:id="972" w:author="Chao Deng" w:date="2026-05-09T11:14:00Z" w16du:dateUtc="2026-05-09T03:14:00Z">
        <w:r w:rsidR="00C85814">
          <w:t xml:space="preserve">Fig. </w:t>
        </w:r>
        <w:r w:rsidR="00C85814">
          <w:rPr>
            <w:noProof/>
          </w:rPr>
          <w:t>5</w:t>
        </w:r>
      </w:ins>
      <w:ins w:id="973" w:author="Chao Deng" w:date="2026-05-09T10:05:00Z" w16du:dateUtc="2026-05-09T02:05:00Z">
        <w:r>
          <w:rPr>
            <w:szCs w:val="24"/>
            <w:lang w:val="en-US"/>
          </w:rPr>
          <w:fldChar w:fldCharType="end"/>
        </w:r>
      </w:ins>
      <w:ins w:id="974" w:author="Chao Deng" w:date="2026-05-09T10:03:00Z" w16du:dateUtc="2026-05-09T02:03:00Z">
        <w:r w:rsidR="00516D64">
          <w:t xml:space="preserve">b </w:t>
        </w:r>
      </w:ins>
      <w:ins w:id="975" w:author="Chao Deng" w:date="2026-05-09T15:25:00Z" w16du:dateUtc="2026-05-09T07:25:00Z">
        <w:r w:rsidR="00C36FF8" w:rsidRPr="00C36FF8">
          <w:t>urther compares mRModN with existing methods under the public MultiRM benchmark protocol.</w:t>
        </w:r>
      </w:ins>
      <w:ins w:id="976" w:author="Chao Deng" w:date="2026-05-09T10:03:00Z" w16du:dateUtc="2026-05-09T02:03:00Z">
        <w:r w:rsidR="00516D64">
          <w:t xml:space="preserve"> Based on the AUCb metric, mRModN achieved the best overall</w:t>
        </w:r>
        <w:r w:rsidR="00516D64">
          <w:rPr>
            <w:rFonts w:hint="eastAsia"/>
          </w:rPr>
          <w:t xml:space="preserve"> </w:t>
        </w:r>
        <w:r w:rsidR="00516D64">
          <w:t>performance, with an average AUCb of 96.69, outperforming RNA-ModX (90.22) and MultiRM (83.75). Notably, mRModN achieved the highest AUCb in 9 of the 12</w:t>
        </w:r>
        <w:r w:rsidR="00516D64">
          <w:rPr>
            <w:rFonts w:hint="eastAsia"/>
          </w:rPr>
          <w:t xml:space="preserve"> </w:t>
        </w:r>
        <w:r w:rsidR="00516D64">
          <w:t>modification categories, demonstrating strong and balanced classification capability across diverse RNA modification types. Particularly strong performance was</w:t>
        </w:r>
      </w:ins>
      <w:ins w:id="977" w:author="Chao Deng" w:date="2026-05-09T10:04:00Z" w16du:dateUtc="2026-05-09T02:04:00Z">
        <w:r w:rsidR="00516D64">
          <w:rPr>
            <w:rFonts w:hint="eastAsia"/>
          </w:rPr>
          <w:t xml:space="preserve"> </w:t>
        </w:r>
      </w:ins>
      <w:ins w:id="978" w:author="Chao Deng" w:date="2026-05-09T10:03:00Z" w16du:dateUtc="2026-05-09T02:03:00Z">
        <w:r w:rsidR="00516D64">
          <w:t>observed for I (98.99), m6Am (99.08), Gm (99.00), m6A (98.70), and m5C (98.63), indicating that mRModN can effectively capture discriminative patterns for</w:t>
        </w:r>
      </w:ins>
      <w:ins w:id="979" w:author="Chao Deng" w:date="2026-05-09T10:04:00Z" w16du:dateUtc="2026-05-09T02:04:00Z">
        <w:r w:rsidR="00516D64">
          <w:rPr>
            <w:rFonts w:hint="eastAsia"/>
          </w:rPr>
          <w:t xml:space="preserve"> </w:t>
        </w:r>
      </w:ins>
      <w:ins w:id="980" w:author="Chao Deng" w:date="2026-05-09T10:03:00Z" w16du:dateUtc="2026-05-09T02:03:00Z">
        <w:r w:rsidR="00516D64">
          <w:t>these modifications. Although RNA-ModX achieved the highest AUCb in a few individual categories, including Am, Tm, and m7G, mRModN showed the most consistent</w:t>
        </w:r>
      </w:ins>
      <w:ins w:id="981" w:author="Chao Deng" w:date="2026-05-09T10:04:00Z" w16du:dateUtc="2026-05-09T02:04:00Z">
        <w:r w:rsidR="00516D64">
          <w:rPr>
            <w:rFonts w:hint="eastAsia"/>
          </w:rPr>
          <w:t xml:space="preserve"> </w:t>
        </w:r>
      </w:ins>
      <w:ins w:id="982" w:author="Chao Deng" w:date="2026-05-09T10:03:00Z" w16du:dateUtc="2026-05-09T02:03:00Z">
        <w:r w:rsidR="00516D64">
          <w:t>overall performance across modification types. These results further support the robustness of mRModN in both the newly constructed HRMD-m dataset and the</w:t>
        </w:r>
      </w:ins>
      <w:ins w:id="983" w:author="Chao Deng" w:date="2026-05-09T10:04:00Z" w16du:dateUtc="2026-05-09T02:04:00Z">
        <w:r w:rsidR="00516D64">
          <w:rPr>
            <w:rFonts w:hint="eastAsia"/>
          </w:rPr>
          <w:t xml:space="preserve"> </w:t>
        </w:r>
      </w:ins>
      <w:ins w:id="984" w:author="Chao Deng" w:date="2026-05-09T10:03:00Z" w16du:dateUtc="2026-05-09T02:03:00Z">
        <w:r w:rsidR="00516D64">
          <w:t>established MultiRM benchmark.</w:t>
        </w:r>
      </w:ins>
    </w:p>
    <w:p w14:paraId="5BE2016A" w14:textId="67166B4E" w:rsidR="000B4668" w:rsidRDefault="00CE6FB5" w:rsidP="004626B8">
      <w:pPr>
        <w:rPr>
          <w:ins w:id="985" w:author="Chao Deng" w:date="2026-05-09T10:59:00Z" w16du:dateUtc="2026-05-09T02:59:00Z"/>
        </w:rPr>
      </w:pPr>
      <w:ins w:id="986" w:author="Chao Deng" w:date="2026-05-09T10:08:00Z" w16du:dateUtc="2026-05-09T02:08:00Z">
        <w:r>
          <w:t xml:space="preserve">Further comparison using </w:t>
        </w:r>
      </w:ins>
      <w:ins w:id="987" w:author="Chao Deng" w:date="2026-05-09T10:12:00Z" w16du:dateUtc="2026-05-09T02:12:00Z">
        <w:r w:rsidR="00D53089">
          <w:rPr>
            <w:szCs w:val="24"/>
            <w:lang w:val="en-US"/>
          </w:rPr>
          <w:fldChar w:fldCharType="begin"/>
        </w:r>
        <w:r w:rsidR="00D53089">
          <w:rPr>
            <w:szCs w:val="24"/>
            <w:lang w:val="en-US"/>
          </w:rPr>
          <w:instrText xml:space="preserve"> REF _Ref229171533 \h </w:instrText>
        </w:r>
        <w:r w:rsidR="00D53089">
          <w:rPr>
            <w:szCs w:val="24"/>
            <w:lang w:val="en-US"/>
          </w:rPr>
        </w:r>
        <w:r w:rsidR="00D53089">
          <w:rPr>
            <w:szCs w:val="24"/>
            <w:lang w:val="en-US"/>
          </w:rPr>
          <w:fldChar w:fldCharType="separate"/>
        </w:r>
      </w:ins>
      <w:ins w:id="988" w:author="Chao Deng" w:date="2026-05-09T11:14:00Z" w16du:dateUtc="2026-05-09T03:14:00Z">
        <w:r w:rsidR="00C85814">
          <w:t xml:space="preserve">Fig. </w:t>
        </w:r>
        <w:r w:rsidR="00C85814">
          <w:rPr>
            <w:noProof/>
          </w:rPr>
          <w:t>5</w:t>
        </w:r>
      </w:ins>
      <w:ins w:id="989" w:author="Chao Deng" w:date="2026-05-09T10:12:00Z" w16du:dateUtc="2026-05-09T02:12:00Z">
        <w:r w:rsidR="00D53089">
          <w:rPr>
            <w:szCs w:val="24"/>
            <w:lang w:val="en-US"/>
          </w:rPr>
          <w:fldChar w:fldCharType="end"/>
        </w:r>
        <w:r w:rsidR="00D53089">
          <w:rPr>
            <w:szCs w:val="24"/>
            <w:lang w:val="en-US"/>
          </w:rPr>
          <w:t xml:space="preserve">c </w:t>
        </w:r>
      </w:ins>
      <w:ins w:id="990" w:author="Chao Deng" w:date="2026-05-09T10:08:00Z" w16du:dateUtc="2026-05-09T02:08:00Z">
        <w:r>
          <w:t>and the detailed results provided in the Supplementary Material shows that mRModN substantially outperforms RNA-ModX, MultiRM,</w:t>
        </w:r>
        <w:r>
          <w:rPr>
            <w:rFonts w:hint="eastAsia"/>
          </w:rPr>
          <w:t xml:space="preserve"> </w:t>
        </w:r>
        <w:r>
          <w:t>and EvoRMD in nucleotide-level localization. On the HRMD-m dataset, mRModN achieved an average Top-1 recall of 86.9</w:t>
        </w:r>
      </w:ins>
      <w:ins w:id="991" w:author="Chao Deng" w:date="2026-05-09T10:55:00Z" w16du:dateUtc="2026-05-09T02:55:00Z">
        <w:r w:rsidR="00D07103">
          <w:rPr>
            <w:rFonts w:hint="eastAsia"/>
          </w:rPr>
          <w:t>4</w:t>
        </w:r>
      </w:ins>
      <w:ins w:id="992" w:author="Chao Deng" w:date="2026-05-09T10:08:00Z" w16du:dateUtc="2026-05-09T02:08:00Z">
        <w:r>
          <w:t>, clearly surpassing RNA-ModX (26.3</w:t>
        </w:r>
      </w:ins>
      <w:ins w:id="993" w:author="Chao Deng" w:date="2026-05-09T10:56:00Z" w16du:dateUtc="2026-05-09T02:56:00Z">
        <w:r w:rsidR="00846309">
          <w:rPr>
            <w:rFonts w:hint="eastAsia"/>
          </w:rPr>
          <w:t>0</w:t>
        </w:r>
      </w:ins>
      <w:ins w:id="994" w:author="Chao Deng" w:date="2026-05-09T10:08:00Z" w16du:dateUtc="2026-05-09T02:08:00Z">
        <w:r>
          <w:t>),</w:t>
        </w:r>
        <w:r>
          <w:rPr>
            <w:rFonts w:hint="eastAsia"/>
          </w:rPr>
          <w:t xml:space="preserve"> </w:t>
        </w:r>
        <w:r>
          <w:t>EvoRMD (2.</w:t>
        </w:r>
      </w:ins>
      <w:ins w:id="995" w:author="Chao Deng" w:date="2026-05-09T10:55:00Z" w16du:dateUtc="2026-05-09T02:55:00Z">
        <w:r w:rsidR="00846309">
          <w:rPr>
            <w:rFonts w:hint="eastAsia"/>
          </w:rPr>
          <w:t>59</w:t>
        </w:r>
      </w:ins>
      <w:ins w:id="996" w:author="Chao Deng" w:date="2026-05-09T10:08:00Z" w16du:dateUtc="2026-05-09T02:08:00Z">
        <w:r>
          <w:t>), and MultiRM (2.</w:t>
        </w:r>
      </w:ins>
      <w:ins w:id="997" w:author="Chao Deng" w:date="2026-05-09T10:56:00Z" w16du:dateUtc="2026-05-09T02:56:00Z">
        <w:r w:rsidR="00846309">
          <w:rPr>
            <w:rFonts w:hint="eastAsia"/>
          </w:rPr>
          <w:t>58</w:t>
        </w:r>
      </w:ins>
      <w:ins w:id="998" w:author="Chao Deng" w:date="2026-05-09T10:08:00Z" w16du:dateUtc="2026-05-09T02:08:00Z">
        <w:r>
          <w:t>). The advantage of mRModN was also maintained across broader Top-K settings, with average Top-5 and Top-20 recalls of 92.</w:t>
        </w:r>
      </w:ins>
      <w:ins w:id="999" w:author="Chao Deng" w:date="2026-05-09T10:57:00Z" w16du:dateUtc="2026-05-09T02:57:00Z">
        <w:r w:rsidR="00EF12CE">
          <w:rPr>
            <w:rFonts w:hint="eastAsia"/>
          </w:rPr>
          <w:t>67</w:t>
        </w:r>
      </w:ins>
      <w:ins w:id="1000" w:author="Chao Deng" w:date="2026-05-09T10:08:00Z" w16du:dateUtc="2026-05-09T02:08:00Z">
        <w:r>
          <w:rPr>
            <w:rFonts w:hint="eastAsia"/>
          </w:rPr>
          <w:t xml:space="preserve"> </w:t>
        </w:r>
        <w:r>
          <w:t>and 95.</w:t>
        </w:r>
      </w:ins>
      <w:ins w:id="1001" w:author="Chao Deng" w:date="2026-05-09T10:57:00Z" w16du:dateUtc="2026-05-09T02:57:00Z">
        <w:r w:rsidR="00BD4E5F">
          <w:rPr>
            <w:rFonts w:hint="eastAsia"/>
          </w:rPr>
          <w:t>37</w:t>
        </w:r>
      </w:ins>
      <w:ins w:id="1002" w:author="Chao Deng" w:date="2026-05-09T10:08:00Z" w16du:dateUtc="2026-05-09T02:08:00Z">
        <w:r>
          <w:t xml:space="preserve">, respectively. By comparison, RNA-ModX </w:t>
        </w:r>
        <w:r>
          <w:lastRenderedPageBreak/>
          <w:t>achieved higher localization performance than MultiRM and EvoRMD, especially under larger Top-K settings, but</w:t>
        </w:r>
        <w:r>
          <w:rPr>
            <w:rFonts w:hint="eastAsia"/>
          </w:rPr>
          <w:t xml:space="preserve"> </w:t>
        </w:r>
        <w:r>
          <w:t>remained consistently lower than mRModN. EvoRMD and MultiRM showed relatively limited Top-K localization performance on most modification types</w:t>
        </w:r>
      </w:ins>
      <w:ins w:id="1003" w:author="Chao Deng" w:date="2026-05-09T10:59:00Z" w16du:dateUtc="2026-05-09T02:59:00Z">
        <w:r w:rsidR="004626B8">
          <w:rPr>
            <w:rFonts w:hint="eastAsia"/>
          </w:rPr>
          <w:t xml:space="preserve">. </w:t>
        </w:r>
        <w:r w:rsidR="004626B8">
          <w:t>The localization results show a clear association between localization performance and the extent to which each model preserves long-range sequence context.</w:t>
        </w:r>
        <w:r w:rsidR="004626B8">
          <w:rPr>
            <w:rFonts w:hint="eastAsia"/>
          </w:rPr>
          <w:t xml:space="preserve"> </w:t>
        </w:r>
        <w:r w:rsidR="004626B8">
          <w:t>mRModN is designed to process full-length RNA sequence inputs and therefore maintains broader contextual information when assigning nucleotide-level</w:t>
        </w:r>
        <w:r w:rsidR="004626B8">
          <w:rPr>
            <w:rFonts w:hint="eastAsia"/>
          </w:rPr>
          <w:t xml:space="preserve"> </w:t>
        </w:r>
        <w:r w:rsidR="004626B8">
          <w:t>localization scores. RNA-ModX, whose original design supports 101-nt sequence contexts, achieved the second-best localization performance, further supporting</w:t>
        </w:r>
        <w:r w:rsidR="004626B8">
          <w:rPr>
            <w:rFonts w:hint="eastAsia"/>
          </w:rPr>
          <w:t xml:space="preserve"> </w:t>
        </w:r>
        <w:r w:rsidR="004626B8">
          <w:t>the importance of extended sequence context for candidate-site ranking. By contrast, EvoRMD was originally optimized for shorter 41-nt local contexts. In</w:t>
        </w:r>
        <w:r w:rsidR="004626B8">
          <w:rPr>
            <w:rFonts w:hint="eastAsia"/>
          </w:rPr>
          <w:t xml:space="preserve"> </w:t>
        </w:r>
        <w:r w:rsidR="004626B8">
          <w:t>addition, its token-based representation reduces the continuity of nucleotide-level positional information when adapted to full-length localization. This</w:t>
        </w:r>
        <w:r w:rsidR="004626B8">
          <w:rPr>
            <w:rFonts w:hint="eastAsia"/>
          </w:rPr>
          <w:t xml:space="preserve"> </w:t>
        </w:r>
        <w:r w:rsidR="004626B8">
          <w:t>difference in contextual scope and positional continuity is consistent with the lower localization performance of EvoRMD observed in this experimental setting,</w:t>
        </w:r>
        <w:r w:rsidR="004626B8">
          <w:rPr>
            <w:rFonts w:hint="eastAsia"/>
          </w:rPr>
          <w:t xml:space="preserve"> </w:t>
        </w:r>
        <w:r w:rsidR="004626B8">
          <w:t>while EvoRMD remains a valuable framework for multi-modification classification within local sequence contexts</w:t>
        </w:r>
      </w:ins>
    </w:p>
    <w:p w14:paraId="1BD1CC6F" w14:textId="15416544" w:rsidR="00CE6FB5" w:rsidRPr="00516D64" w:rsidRDefault="003F1BE9" w:rsidP="003F1BE9">
      <w:pPr>
        <w:rPr>
          <w:rFonts w:hint="eastAsia"/>
        </w:rPr>
        <w:pPrChange w:id="1004" w:author="Chao Deng" w:date="2026-05-09T10:03:00Z" w16du:dateUtc="2026-05-09T02:03:00Z">
          <w:pPr>
            <w:pStyle w:val="a0"/>
          </w:pPr>
        </w:pPrChange>
      </w:pPr>
      <w:ins w:id="1005" w:author="Chao Deng" w:date="2026-05-09T10:09:00Z" w16du:dateUtc="2026-05-09T02:09:00Z">
        <w:r>
          <w:t xml:space="preserve">The localization advantage of mRModN can be attributed to its task-oriented design. By replacing traditional global pooling with </w:t>
        </w:r>
      </w:ins>
      <w:ins w:id="1006" w:author="Chao Deng" w:date="2026-05-09T11:00:00Z" w16du:dateUtc="2026-05-09T03:00:00Z">
        <w:r w:rsidR="00261218">
          <w:rPr>
            <w:rFonts w:hint="eastAsia"/>
          </w:rPr>
          <w:t xml:space="preserve">multi-anchor </w:t>
        </w:r>
      </w:ins>
      <w:ins w:id="1007" w:author="Chao Deng" w:date="2026-05-09T10:09:00Z" w16du:dateUtc="2026-05-09T02:09:00Z">
        <w:r>
          <w:t>attention pooling, mRModN</w:t>
        </w:r>
        <w:r>
          <w:rPr>
            <w:rFonts w:hint="eastAsia"/>
          </w:rPr>
          <w:t xml:space="preserve"> </w:t>
        </w:r>
        <w:r>
          <w:t xml:space="preserve">unifies </w:t>
        </w:r>
      </w:ins>
      <w:ins w:id="1008" w:author="Chao Deng" w:date="2026-05-09T11:01:00Z" w16du:dateUtc="2026-05-09T03:01:00Z">
        <w:r w:rsidR="008D4A4E" w:rsidRPr="008D4A4E">
          <w:t>multi-label co-occurrence classification</w:t>
        </w:r>
      </w:ins>
      <w:ins w:id="1009" w:author="Chao Deng" w:date="2026-05-09T10:09:00Z" w16du:dateUtc="2026-05-09T02:09:00Z">
        <w:r>
          <w:t xml:space="preserve"> and nucleotide-level localization within a single framework. The KL-divergence constraint further aligns the learned</w:t>
        </w:r>
        <w:r>
          <w:rPr>
            <w:rFonts w:hint="eastAsia"/>
          </w:rPr>
          <w:t xml:space="preserve"> </w:t>
        </w:r>
        <w:r>
          <w:t>attention distribution with the ground-truth site distribution, guiding the model to focus on regions surrounding true modification sites. In addition, the</w:t>
        </w:r>
        <w:r>
          <w:rPr>
            <w:rFonts w:hint="eastAsia"/>
          </w:rPr>
          <w:t xml:space="preserve"> </w:t>
        </w:r>
        <w:r>
          <w:t xml:space="preserve">multi-view motif discovery module and the hierarchical expert mechanism enhance the representation of local motifs, contextual dependencies, and nucleotide-modification relationships. Together with the comparative results in </w:t>
        </w:r>
      </w:ins>
      <w:ins w:id="1010" w:author="Chao Deng" w:date="2026-05-09T11:01:00Z" w16du:dateUtc="2026-05-09T03:01:00Z">
        <w:r w:rsidR="002D37DB">
          <w:rPr>
            <w:szCs w:val="24"/>
            <w:lang w:val="en-US"/>
          </w:rPr>
          <w:fldChar w:fldCharType="begin"/>
        </w:r>
        <w:r w:rsidR="002D37DB">
          <w:rPr>
            <w:szCs w:val="24"/>
            <w:lang w:val="en-US"/>
          </w:rPr>
          <w:instrText xml:space="preserve"> REF _Ref229171533 \h </w:instrText>
        </w:r>
        <w:r w:rsidR="002D37DB">
          <w:rPr>
            <w:szCs w:val="24"/>
            <w:lang w:val="en-US"/>
          </w:rPr>
        </w:r>
        <w:r w:rsidR="002D37DB">
          <w:rPr>
            <w:szCs w:val="24"/>
            <w:lang w:val="en-US"/>
          </w:rPr>
          <w:fldChar w:fldCharType="separate"/>
        </w:r>
      </w:ins>
      <w:ins w:id="1011" w:author="Chao Deng" w:date="2026-05-09T11:14:00Z" w16du:dateUtc="2026-05-09T03:14:00Z">
        <w:r w:rsidR="00C85814">
          <w:t xml:space="preserve">Fig. </w:t>
        </w:r>
        <w:r w:rsidR="00C85814">
          <w:rPr>
            <w:noProof/>
          </w:rPr>
          <w:t>5</w:t>
        </w:r>
      </w:ins>
      <w:ins w:id="1012" w:author="Chao Deng" w:date="2026-05-09T11:01:00Z" w16du:dateUtc="2026-05-09T03:01:00Z">
        <w:r w:rsidR="002D37DB">
          <w:rPr>
            <w:szCs w:val="24"/>
            <w:lang w:val="en-US"/>
          </w:rPr>
          <w:fldChar w:fldCharType="end"/>
        </w:r>
      </w:ins>
      <w:ins w:id="1013" w:author="Chao Deng" w:date="2026-05-09T10:09:00Z" w16du:dateUtc="2026-05-09T02:09:00Z">
        <w:r>
          <w:t>c and the detailed statistics in the Supplementary Material, these findings indicate</w:t>
        </w:r>
        <w:r>
          <w:rPr>
            <w:rFonts w:hint="eastAsia"/>
          </w:rPr>
          <w:t xml:space="preserve"> </w:t>
        </w:r>
        <w:r>
          <w:t>that mRModN more effectively enables end-to-end identification of modification sites in long RNA sequences.</w:t>
        </w:r>
      </w:ins>
    </w:p>
    <w:bookmarkEnd w:id="964"/>
    <w:p w14:paraId="5C567BE6" w14:textId="7A71EDDA" w:rsidR="00E05F79" w:rsidDel="002D37DB" w:rsidRDefault="00E05F79" w:rsidP="002D37DB">
      <w:pPr>
        <w:rPr>
          <w:del w:id="1014" w:author="Chao Deng" w:date="2026-05-09T11:02:00Z" w16du:dateUtc="2026-05-09T03:02:00Z"/>
          <w:szCs w:val="24"/>
          <w:lang w:val="en-US"/>
        </w:rPr>
        <w:pPrChange w:id="1015" w:author="Chao Deng" w:date="2026-05-09T11:02:00Z" w16du:dateUtc="2026-05-09T03:02:00Z">
          <w:pPr/>
        </w:pPrChange>
      </w:pPr>
      <w:del w:id="1016" w:author="Chao Deng" w:date="2026-05-08T22:24:00Z" w16du:dateUtc="2026-05-08T14:24:00Z">
        <w:r w:rsidDel="005B7B02">
          <w:rPr>
            <w:szCs w:val="24"/>
            <w:lang w:val="en-US"/>
          </w:rPr>
          <w:lastRenderedPageBreak/>
          <w:fldChar w:fldCharType="begin"/>
        </w:r>
        <w:r w:rsidDel="005B7B02">
          <w:rPr>
            <w:szCs w:val="24"/>
            <w:lang w:val="en-US"/>
          </w:rPr>
          <w:delInstrText xml:space="preserve"> REF _Ref226645509 \h </w:delInstrText>
        </w:r>
        <w:r w:rsidDel="005B7B02">
          <w:rPr>
            <w:szCs w:val="24"/>
            <w:lang w:val="en-US"/>
          </w:rPr>
        </w:r>
        <w:r w:rsidDel="005B7B02">
          <w:rPr>
            <w:szCs w:val="24"/>
            <w:lang w:val="en-US"/>
          </w:rPr>
          <w:fldChar w:fldCharType="separate"/>
        </w:r>
        <w:r w:rsidR="00ED73F3" w:rsidRPr="006161D5" w:rsidDel="005B7B02">
          <w:delText xml:space="preserve">Fig. </w:delText>
        </w:r>
        <w:r w:rsidR="00ED73F3" w:rsidDel="005B7B02">
          <w:rPr>
            <w:noProof/>
          </w:rPr>
          <w:delText>3</w:delText>
        </w:r>
        <w:r w:rsidDel="005B7B02">
          <w:rPr>
            <w:szCs w:val="24"/>
            <w:lang w:val="en-US"/>
          </w:rPr>
          <w:fldChar w:fldCharType="end"/>
        </w:r>
      </w:del>
      <w:del w:id="1017" w:author="Chao Deng" w:date="2026-05-08T22:25:00Z" w16du:dateUtc="2026-05-08T14:25:00Z">
        <w:r w:rsidRPr="00231AE7" w:rsidDel="005B7B02">
          <w:rPr>
            <w:szCs w:val="24"/>
            <w:lang w:val="en-US"/>
          </w:rPr>
          <w:delText>c</w:delText>
        </w:r>
      </w:del>
      <w:del w:id="1018" w:author="Chao Deng" w:date="2026-05-09T11:02:00Z" w16du:dateUtc="2026-05-09T03:02:00Z">
        <w:r w:rsidRPr="00231AE7" w:rsidDel="002D37DB">
          <w:rPr>
            <w:szCs w:val="24"/>
            <w:lang w:val="en-US"/>
          </w:rPr>
          <w:delText xml:space="preserve"> presents the classification results on the MultiRM benchmark. Based on the AUCb metric, mRModN achieved the best overall performance among the three compared models, with an average AUCb of 96.69, outperforming ModX (90.22) and MultiRM (83.75). Notably, mRModN achieved the highest AUCb in 9 of the 12 modification categories, demonstrating strong and balanced classification capability across diverse RNA modification types. Particularly strong performance was observed for </w:delText>
        </w:r>
        <w:r w:rsidDel="002D37DB">
          <w:rPr>
            <w:szCs w:val="24"/>
            <w:lang w:val="en-US"/>
          </w:rPr>
          <w:delText>I</w:delText>
        </w:r>
        <w:r w:rsidRPr="00231AE7" w:rsidDel="002D37DB">
          <w:rPr>
            <w:szCs w:val="24"/>
            <w:lang w:val="en-US"/>
          </w:rPr>
          <w:delText xml:space="preserve"> (98.99), m</w:delText>
        </w:r>
        <w:r w:rsidRPr="00851C47" w:rsidDel="002D37DB">
          <w:rPr>
            <w:szCs w:val="24"/>
            <w:vertAlign w:val="superscript"/>
            <w:lang w:val="en-US"/>
          </w:rPr>
          <w:delText>6</w:delText>
        </w:r>
        <w:r w:rsidRPr="00231AE7" w:rsidDel="002D37DB">
          <w:rPr>
            <w:szCs w:val="24"/>
            <w:lang w:val="en-US"/>
          </w:rPr>
          <w:delText>Am (99.08), Gm (99.00), m</w:delText>
        </w:r>
        <w:r w:rsidRPr="00851C47" w:rsidDel="002D37DB">
          <w:rPr>
            <w:szCs w:val="24"/>
            <w:vertAlign w:val="superscript"/>
            <w:lang w:val="en-US"/>
          </w:rPr>
          <w:delText>6</w:delText>
        </w:r>
        <w:r w:rsidRPr="00231AE7" w:rsidDel="002D37DB">
          <w:rPr>
            <w:szCs w:val="24"/>
            <w:lang w:val="en-US"/>
          </w:rPr>
          <w:delText>A (98.70), and m</w:delText>
        </w:r>
        <w:r w:rsidRPr="00851C47" w:rsidDel="002D37DB">
          <w:rPr>
            <w:szCs w:val="24"/>
            <w:vertAlign w:val="superscript"/>
            <w:lang w:val="en-US"/>
          </w:rPr>
          <w:delText>5</w:delText>
        </w:r>
        <w:r w:rsidRPr="00231AE7" w:rsidDel="002D37DB">
          <w:rPr>
            <w:szCs w:val="24"/>
            <w:lang w:val="en-US"/>
          </w:rPr>
          <w:delText>C (98.63), indicating that mRModN can effectively capture highly discriminative patterns for these modifications. In addition, mRModN also maintained robust performance for Cm (95.58), m</w:delText>
        </w:r>
        <w:r w:rsidRPr="00851C47" w:rsidDel="002D37DB">
          <w:rPr>
            <w:szCs w:val="24"/>
            <w:vertAlign w:val="superscript"/>
            <w:lang w:val="en-US"/>
          </w:rPr>
          <w:delText>5</w:delText>
        </w:r>
        <w:r w:rsidRPr="00231AE7" w:rsidDel="002D37DB">
          <w:rPr>
            <w:szCs w:val="24"/>
            <w:lang w:val="en-US"/>
          </w:rPr>
          <w:delText>U (95.57), Ψ (94.50), and m</w:delText>
        </w:r>
        <w:r w:rsidRPr="00851C47" w:rsidDel="002D37DB">
          <w:rPr>
            <w:szCs w:val="24"/>
            <w:vertAlign w:val="superscript"/>
            <w:lang w:val="en-US"/>
          </w:rPr>
          <w:delText>1</w:delText>
        </w:r>
        <w:r w:rsidRPr="00231AE7" w:rsidDel="002D37DB">
          <w:rPr>
            <w:szCs w:val="24"/>
            <w:lang w:val="en-US"/>
          </w:rPr>
          <w:delText>A (91.41). Although ModX achieved the highest AUCb in a few individual categories, including Am, Tm, and m</w:delText>
        </w:r>
        <w:r w:rsidRPr="00851C47" w:rsidDel="002D37DB">
          <w:rPr>
            <w:szCs w:val="24"/>
            <w:vertAlign w:val="superscript"/>
            <w:lang w:val="en-US"/>
          </w:rPr>
          <w:delText>7</w:delText>
        </w:r>
        <w:r w:rsidRPr="00231AE7" w:rsidDel="002D37DB">
          <w:rPr>
            <w:szCs w:val="24"/>
            <w:lang w:val="en-US"/>
          </w:rPr>
          <w:delText>G, mRModN still showed the most consistent and well-balanced overall classification performance across modification types. Taken together, these results further confirm that mRModN provides superior sequence-level classification capability on both the newly constructed HRMD-m dataset and the established MultiRM benchmark.</w:delText>
        </w:r>
      </w:del>
    </w:p>
    <w:p w14:paraId="3A67137A" w14:textId="049F37DB" w:rsidR="00D966EF" w:rsidRPr="009223C3" w:rsidDel="002D37DB" w:rsidRDefault="00D966EF" w:rsidP="002D37DB">
      <w:pPr>
        <w:rPr>
          <w:del w:id="1019" w:author="Chao Deng" w:date="2026-05-09T11:02:00Z" w16du:dateUtc="2026-05-09T03:02:00Z"/>
          <w:szCs w:val="24"/>
        </w:rPr>
        <w:pPrChange w:id="1020" w:author="Chao Deng" w:date="2026-05-09T11:02:00Z" w16du:dateUtc="2026-05-09T03:02:00Z">
          <w:pPr/>
        </w:pPrChange>
      </w:pPr>
      <w:del w:id="1021" w:author="Chao Deng" w:date="2026-05-09T11:02:00Z" w16du:dateUtc="2026-05-09T03:02:00Z">
        <w:r w:rsidRPr="0090649A" w:rsidDel="002D37DB">
          <w:rPr>
            <w:szCs w:val="24"/>
          </w:rPr>
          <w:delText xml:space="preserve">Further comparison using </w:delText>
        </w:r>
      </w:del>
      <w:del w:id="1022" w:author="Chao Deng" w:date="2026-05-08T22:25:00Z" w16du:dateUtc="2026-05-08T14:25:00Z">
        <w:r w:rsidRPr="005D4A8A" w:rsidDel="005B7B02">
          <w:rPr>
            <w:szCs w:val="24"/>
          </w:rPr>
          <w:fldChar w:fldCharType="begin"/>
        </w:r>
        <w:r w:rsidRPr="00FA6033" w:rsidDel="005B7B02">
          <w:rPr>
            <w:szCs w:val="24"/>
          </w:rPr>
          <w:delInstrText xml:space="preserve"> REF _Ref226646141 \h  \* MERGEFORMAT </w:delInstrText>
        </w:r>
        <w:r w:rsidRPr="005D4A8A" w:rsidDel="005B7B02">
          <w:rPr>
            <w:szCs w:val="24"/>
          </w:rPr>
        </w:r>
        <w:r w:rsidRPr="005D4A8A" w:rsidDel="005B7B02">
          <w:rPr>
            <w:szCs w:val="24"/>
          </w:rPr>
          <w:fldChar w:fldCharType="separate"/>
        </w:r>
        <w:r w:rsidR="00ED73F3" w:rsidRPr="00ED73F3" w:rsidDel="005B7B02">
          <w:rPr>
            <w:szCs w:val="24"/>
          </w:rPr>
          <w:delText xml:space="preserve">Fig. </w:delText>
        </w:r>
        <w:r w:rsidR="00ED73F3" w:rsidRPr="00ED73F3" w:rsidDel="005B7B02">
          <w:rPr>
            <w:noProof/>
            <w:szCs w:val="24"/>
          </w:rPr>
          <w:delText>4</w:delText>
        </w:r>
        <w:r w:rsidRPr="005D4A8A" w:rsidDel="005B7B02">
          <w:rPr>
            <w:szCs w:val="24"/>
          </w:rPr>
          <w:fldChar w:fldCharType="end"/>
        </w:r>
      </w:del>
      <w:del w:id="1023" w:author="Chao Deng" w:date="2026-05-09T11:02:00Z" w16du:dateUtc="2026-05-09T03:02:00Z">
        <w:r w:rsidRPr="005D4A8A" w:rsidDel="002D37DB">
          <w:rPr>
            <w:szCs w:val="24"/>
          </w:rPr>
          <w:delText xml:space="preserve">b and the detailed results provided in the Supplementary Material shows that </w:delText>
        </w:r>
        <w:r w:rsidRPr="00231AE7" w:rsidDel="002D37DB">
          <w:rPr>
            <w:szCs w:val="24"/>
            <w:lang w:val="en-US"/>
          </w:rPr>
          <w:delText>mRModN</w:delText>
        </w:r>
        <w:r w:rsidRPr="005D4A8A" w:rsidDel="002D37DB">
          <w:rPr>
            <w:szCs w:val="24"/>
          </w:rPr>
          <w:delText xml:space="preserve"> substantially outperforms both ModX and MultiRM in nucleotide-level localization. As summarized in </w:delText>
        </w:r>
      </w:del>
      <w:del w:id="1024" w:author="Chao Deng" w:date="2026-05-09T09:41:00Z" w16du:dateUtc="2026-05-09T01:41:00Z">
        <w:r w:rsidRPr="005D4A8A" w:rsidDel="003C3DE5">
          <w:rPr>
            <w:szCs w:val="24"/>
          </w:rPr>
          <w:fldChar w:fldCharType="begin"/>
        </w:r>
        <w:r w:rsidRPr="00FA6033" w:rsidDel="003C3DE5">
          <w:rPr>
            <w:szCs w:val="24"/>
          </w:rPr>
          <w:delInstrText xml:space="preserve"> REF _Ref226646141 \h  \* MERGEFORMAT </w:delInstrText>
        </w:r>
        <w:r w:rsidRPr="005D4A8A" w:rsidDel="003C3DE5">
          <w:rPr>
            <w:szCs w:val="24"/>
          </w:rPr>
        </w:r>
        <w:r w:rsidRPr="005D4A8A" w:rsidDel="003C3DE5">
          <w:rPr>
            <w:szCs w:val="24"/>
          </w:rPr>
          <w:fldChar w:fldCharType="separate"/>
        </w:r>
        <w:r w:rsidR="00ED73F3" w:rsidRPr="00ED73F3" w:rsidDel="003C3DE5">
          <w:rPr>
            <w:szCs w:val="24"/>
          </w:rPr>
          <w:delText xml:space="preserve">Fig. </w:delText>
        </w:r>
        <w:r w:rsidR="00ED73F3" w:rsidRPr="00ED73F3" w:rsidDel="003C3DE5">
          <w:rPr>
            <w:noProof/>
            <w:szCs w:val="24"/>
          </w:rPr>
          <w:delText>4</w:delText>
        </w:r>
        <w:r w:rsidRPr="005D4A8A" w:rsidDel="003C3DE5">
          <w:rPr>
            <w:szCs w:val="24"/>
          </w:rPr>
          <w:fldChar w:fldCharType="end"/>
        </w:r>
      </w:del>
      <w:del w:id="1025" w:author="Chao Deng" w:date="2026-05-09T11:02:00Z" w16du:dateUtc="2026-05-09T03:02:00Z">
        <w:r w:rsidRPr="005D4A8A" w:rsidDel="002D37DB">
          <w:rPr>
            <w:szCs w:val="24"/>
          </w:rPr>
          <w:delText xml:space="preserve">b, </w:delText>
        </w:r>
        <w:r w:rsidRPr="00231AE7" w:rsidDel="002D37DB">
          <w:rPr>
            <w:szCs w:val="24"/>
            <w:lang w:val="en-US"/>
          </w:rPr>
          <w:delText>mRModN</w:delText>
        </w:r>
        <w:r w:rsidRPr="005D4A8A" w:rsidDel="002D37DB">
          <w:rPr>
            <w:szCs w:val="24"/>
          </w:rPr>
          <w:delText xml:space="preserve"> achieves an overall Top-1 recall of 86.9%, clearly surpassing the competing models. MultiRM performs poorly on most modification types, with Top-1 recall values close to zero for categories such as Am, Cm, Gm, Tm, ac</w:delText>
        </w:r>
        <w:r w:rsidRPr="00851C47" w:rsidDel="002D37DB">
          <w:rPr>
            <w:szCs w:val="24"/>
            <w:vertAlign w:val="superscript"/>
          </w:rPr>
          <w:delText>4</w:delText>
        </w:r>
        <w:r w:rsidRPr="005D4A8A" w:rsidDel="002D37DB">
          <w:rPr>
            <w:szCs w:val="24"/>
          </w:rPr>
          <w:delText>C, m</w:delText>
        </w:r>
        <w:r w:rsidRPr="00851C47" w:rsidDel="002D37DB">
          <w:rPr>
            <w:szCs w:val="24"/>
            <w:vertAlign w:val="superscript"/>
          </w:rPr>
          <w:delText>5</w:delText>
        </w:r>
        <w:r w:rsidRPr="005D4A8A" w:rsidDel="002D37DB">
          <w:rPr>
            <w:szCs w:val="24"/>
          </w:rPr>
          <w:delText>C, and m</w:delText>
        </w:r>
        <w:r w:rsidRPr="00851C47" w:rsidDel="002D37DB">
          <w:rPr>
            <w:szCs w:val="24"/>
            <w:vertAlign w:val="superscript"/>
          </w:rPr>
          <w:delText>7</w:delText>
        </w:r>
        <w:r w:rsidRPr="005D4A8A" w:rsidDel="002D37DB">
          <w:rPr>
            <w:szCs w:val="24"/>
          </w:rPr>
          <w:delText>G. Even under Top-20 or Top-50 settings, its recall improves only margin</w:delText>
        </w:r>
        <w:r w:rsidRPr="00E0583F" w:rsidDel="002D37DB">
          <w:rPr>
            <w:szCs w:val="24"/>
          </w:rPr>
          <w:delText xml:space="preserve">ally, suggesting that it struggles to consistently rank true modification sites near the top. ModX performs better than MultiRM overall, but still remains inferior to </w:delText>
        </w:r>
        <w:r w:rsidRPr="00231AE7" w:rsidDel="002D37DB">
          <w:rPr>
            <w:szCs w:val="24"/>
            <w:lang w:val="en-US"/>
          </w:rPr>
          <w:delText>mRModN</w:delText>
        </w:r>
        <w:r w:rsidRPr="00E0583F" w:rsidDel="002D37DB">
          <w:rPr>
            <w:szCs w:val="24"/>
          </w:rPr>
          <w:delText>. For example, the Top-1 recall improves from 0.29 to 0.96 for Am, from 0.11 to 0.99 for Cm, from 0.02 to 0.99 for Tm, from 0.24 to 1.00 for m</w:delText>
        </w:r>
        <w:r w:rsidRPr="00851C47" w:rsidDel="002D37DB">
          <w:rPr>
            <w:szCs w:val="24"/>
            <w:vertAlign w:val="superscript"/>
          </w:rPr>
          <w:delText>1</w:delText>
        </w:r>
        <w:r w:rsidRPr="00E0583F" w:rsidDel="002D37DB">
          <w:rPr>
            <w:szCs w:val="24"/>
          </w:rPr>
          <w:delText>A, from 0.07 to 0.97 for m</w:delText>
        </w:r>
        <w:r w:rsidRPr="00851C47" w:rsidDel="002D37DB">
          <w:rPr>
            <w:szCs w:val="24"/>
            <w:vertAlign w:val="superscript"/>
          </w:rPr>
          <w:delText>5</w:delText>
        </w:r>
        <w:r w:rsidRPr="00E0583F" w:rsidDel="002D37DB">
          <w:rPr>
            <w:szCs w:val="24"/>
          </w:rPr>
          <w:delText>C, and from 0.78 to 1.00 for m</w:delText>
        </w:r>
        <w:r w:rsidRPr="00851C47" w:rsidDel="002D37DB">
          <w:rPr>
            <w:szCs w:val="24"/>
            <w:vertAlign w:val="superscript"/>
          </w:rPr>
          <w:delText>6</w:delText>
        </w:r>
        <w:r w:rsidRPr="00E0583F" w:rsidDel="002D37DB">
          <w:rPr>
            <w:szCs w:val="24"/>
          </w:rPr>
          <w:delText xml:space="preserve">Am when comparing ModX with </w:delText>
        </w:r>
        <w:r w:rsidRPr="00231AE7" w:rsidDel="002D37DB">
          <w:rPr>
            <w:szCs w:val="24"/>
            <w:lang w:val="en-US"/>
          </w:rPr>
          <w:delText>mRModN</w:delText>
        </w:r>
        <w:r w:rsidRPr="00E0583F" w:rsidDel="002D37DB">
          <w:rPr>
            <w:szCs w:val="24"/>
          </w:rPr>
          <w:delText xml:space="preserve">. </w:delText>
        </w:r>
        <w:r w:rsidRPr="00231AE7" w:rsidDel="002D37DB">
          <w:rPr>
            <w:szCs w:val="24"/>
            <w:lang w:val="en-US"/>
          </w:rPr>
          <w:delText>mRModN</w:delText>
        </w:r>
        <w:r w:rsidRPr="00E0583F" w:rsidDel="002D37DB">
          <w:rPr>
            <w:szCs w:val="24"/>
          </w:rPr>
          <w:delText xml:space="preserve"> also maintains clear advantages for multi-site modifications, increasing the Top-5 recall of </w:delText>
        </w:r>
        <w:r w:rsidRPr="00231AE7" w:rsidDel="002D37DB">
          <w:rPr>
            <w:szCs w:val="24"/>
            <w:lang w:val="en-US"/>
          </w:rPr>
          <w:delText>Ψ</w:delText>
        </w:r>
        <w:r w:rsidRPr="00E0583F" w:rsidDel="002D37DB">
          <w:rPr>
            <w:szCs w:val="24"/>
          </w:rPr>
          <w:delText xml:space="preserve"> fro</w:delText>
        </w:r>
        <w:r w:rsidRPr="009223C3" w:rsidDel="002D37DB">
          <w:rPr>
            <w:szCs w:val="24"/>
          </w:rPr>
          <w:delText>m 0.50 to 0.94 and that of m</w:delText>
        </w:r>
        <w:r w:rsidRPr="00851C47" w:rsidDel="002D37DB">
          <w:rPr>
            <w:szCs w:val="24"/>
            <w:vertAlign w:val="superscript"/>
          </w:rPr>
          <w:delText>6</w:delText>
        </w:r>
        <w:r w:rsidRPr="009223C3" w:rsidDel="002D37DB">
          <w:rPr>
            <w:szCs w:val="24"/>
          </w:rPr>
          <w:delText>A from 0.74 to 0.85.</w:delText>
        </w:r>
      </w:del>
    </w:p>
    <w:p w14:paraId="2E86E9D9" w14:textId="07767C24" w:rsidR="009E059C" w:rsidRDefault="00D966EF" w:rsidP="00715F7E">
      <w:pPr>
        <w:pStyle w:val="a2"/>
        <w:rPr>
          <w:ins w:id="1026" w:author="Chao Deng" w:date="2026-05-08T21:26:00Z" w16du:dateUtc="2026-05-08T13:26:00Z"/>
        </w:rPr>
      </w:pPr>
      <w:del w:id="1027" w:author="Chao Deng" w:date="2026-05-09T11:02:00Z" w16du:dateUtc="2026-05-09T03:02:00Z">
        <w:r w:rsidRPr="009223C3" w:rsidDel="002D37DB">
          <w:rPr>
            <w:szCs w:val="24"/>
          </w:rPr>
          <w:delText xml:space="preserve">The localization advantage of </w:delText>
        </w:r>
        <w:r w:rsidRPr="00231AE7" w:rsidDel="002D37DB">
          <w:rPr>
            <w:szCs w:val="24"/>
            <w:lang w:val="en-US"/>
          </w:rPr>
          <w:delText>mRModN</w:delText>
        </w:r>
        <w:r w:rsidRPr="009223C3" w:rsidDel="002D37DB">
          <w:rPr>
            <w:szCs w:val="24"/>
          </w:rPr>
          <w:delText xml:space="preserve"> can be attributed to its task-oriented design and is reflected consistently across the HRMD-</w:delText>
        </w:r>
        <w:r w:rsidDel="002D37DB">
          <w:rPr>
            <w:szCs w:val="24"/>
          </w:rPr>
          <w:delText>m</w:delText>
        </w:r>
        <w:r w:rsidRPr="009223C3" w:rsidDel="002D37DB">
          <w:rPr>
            <w:szCs w:val="24"/>
          </w:rPr>
          <w:delText xml:space="preserve"> results. By replacing traditional global pooling with attention pooling, </w:delText>
        </w:r>
        <w:r w:rsidRPr="00231AE7" w:rsidDel="002D37DB">
          <w:rPr>
            <w:szCs w:val="24"/>
            <w:lang w:val="en-US"/>
          </w:rPr>
          <w:delText>mRModN</w:delText>
        </w:r>
        <w:r w:rsidRPr="0090649A" w:rsidDel="002D37DB">
          <w:rPr>
            <w:szCs w:val="24"/>
          </w:rPr>
          <w:delText xml:space="preserve"> unifies sequence-level classification and nucleotide-level localization within a single framework, while the KL-divergence constraint aligns the learned attention distribution with the ground-truth site distribution, guiding the model to focus on regions surrounding true modification sites. In addition, the multi-view motif discovery module and the hierarchy cross-attention mechanism enhance the representation of local motifs, contextual dependencies, and nucleotide–modification hierarchical relationships, thereby improving candidate-site ranking and localization precision. As a result, </w:delText>
        </w:r>
        <w:r w:rsidRPr="00231AE7" w:rsidDel="002D37DB">
          <w:rPr>
            <w:szCs w:val="24"/>
            <w:lang w:val="en-US"/>
          </w:rPr>
          <w:delText>mRModN</w:delText>
        </w:r>
        <w:r w:rsidRPr="0090649A" w:rsidDel="002D37DB">
          <w:rPr>
            <w:szCs w:val="24"/>
          </w:rPr>
          <w:delText xml:space="preserve"> achieves very high Top-1 recall for modification types with relatively few true sites per sequence, while for multi-site modification types, although Top-1 performance is naturally constrained by the evaluation protocol, the Top-3, Top-5, and higher-order Top-K results still demonstrate strong candidate ranking ability. Together with the comparative results in </w:delText>
        </w:r>
        <w:r w:rsidRPr="005D4A8A" w:rsidDel="002D37DB">
          <w:rPr>
            <w:szCs w:val="24"/>
          </w:rPr>
          <w:fldChar w:fldCharType="begin"/>
        </w:r>
        <w:r w:rsidRPr="00FA6033" w:rsidDel="002D37DB">
          <w:rPr>
            <w:szCs w:val="24"/>
          </w:rPr>
          <w:delInstrText xml:space="preserve"> REF _Ref226646141 \h  \* MERGEFORMAT </w:delInstrText>
        </w:r>
        <w:r w:rsidRPr="005D4A8A" w:rsidDel="002D37DB">
          <w:rPr>
            <w:szCs w:val="24"/>
          </w:rPr>
        </w:r>
        <w:r w:rsidRPr="005D4A8A" w:rsidDel="002D37DB">
          <w:rPr>
            <w:szCs w:val="24"/>
          </w:rPr>
          <w:fldChar w:fldCharType="separate"/>
        </w:r>
        <w:r w:rsidR="00ED73F3" w:rsidRPr="00ED73F3" w:rsidDel="002D37DB">
          <w:rPr>
            <w:szCs w:val="24"/>
          </w:rPr>
          <w:delText>Fig. 4</w:delText>
        </w:r>
        <w:r w:rsidRPr="005D4A8A" w:rsidDel="002D37DB">
          <w:rPr>
            <w:szCs w:val="24"/>
          </w:rPr>
          <w:fldChar w:fldCharType="end"/>
        </w:r>
        <w:r w:rsidRPr="005D4A8A" w:rsidDel="002D37DB">
          <w:rPr>
            <w:szCs w:val="24"/>
          </w:rPr>
          <w:delText xml:space="preserve">b and the detailed statistics in the Supplementary Material, these findings confirm that </w:delText>
        </w:r>
        <w:r w:rsidRPr="00231AE7" w:rsidDel="002D37DB">
          <w:rPr>
            <w:szCs w:val="24"/>
            <w:lang w:val="en-US"/>
          </w:rPr>
          <w:delText>mRModN</w:delText>
        </w:r>
        <w:r w:rsidRPr="005D4A8A" w:rsidDel="002D37DB">
          <w:rPr>
            <w:szCs w:val="24"/>
          </w:rPr>
          <w:delText xml:space="preserve"> substantially outperforms ModX and MultiRM in overall localization performance and effectively enables end-to-end identification of modification sites in long RNA sequences.</w:delText>
        </w:r>
      </w:del>
      <w:ins w:id="1028" w:author="Chao Deng" w:date="2026-05-08T21:55:00Z" w16du:dateUtc="2026-05-08T13:55:00Z">
        <w:r w:rsidR="00715F7E" w:rsidRPr="00715F7E">
          <w:rPr>
            <w:rPrChange w:id="1029" w:author="Chao Deng" w:date="2026-05-08T21:56:00Z" w16du:dateUtc="2026-05-08T13:56:00Z">
              <w:rPr>
                <w14:ligatures w14:val="standardContextual"/>
              </w:rPr>
            </w:rPrChange>
          </w:rPr>
          <w:drawing>
            <wp:inline distT="0" distB="0" distL="0" distR="0" wp14:anchorId="35A1241D" wp14:editId="00C5B932">
              <wp:extent cx="5943600" cy="6089015"/>
              <wp:effectExtent l="0" t="0" r="0" b="0"/>
              <wp:docPr id="716330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30192" name="Picture 7163301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089015"/>
                      </a:xfrm>
                      <a:prstGeom prst="rect">
                        <a:avLst/>
                      </a:prstGeom>
                    </pic:spPr>
                  </pic:pic>
                </a:graphicData>
              </a:graphic>
            </wp:inline>
          </w:drawing>
        </w:r>
      </w:ins>
    </w:p>
    <w:p w14:paraId="0CE61489" w14:textId="5137E64D" w:rsidR="000B363F" w:rsidRPr="001C682C" w:rsidRDefault="009F240D">
      <w:pPr>
        <w:pStyle w:val="Caption"/>
        <w:rPr>
          <w:ins w:id="1030" w:author="Chao Deng" w:date="2026-05-08T21:11:00Z" w16du:dateUtc="2026-05-08T13:11:00Z"/>
          <w:lang w:val="en-US"/>
          <w:rPrChange w:id="1031" w:author="Chao Deng" w:date="2026-05-08T22:13:00Z" w16du:dateUtc="2026-05-08T14:13:00Z">
            <w:rPr>
              <w:ins w:id="1032" w:author="Chao Deng" w:date="2026-05-08T21:11:00Z" w16du:dateUtc="2026-05-08T13:11:00Z"/>
            </w:rPr>
          </w:rPrChange>
        </w:rPr>
        <w:pPrChange w:id="1033" w:author="Chao Deng" w:date="2026-05-08T21:27:00Z" w16du:dateUtc="2026-05-08T13:27:00Z">
          <w:pPr>
            <w:pStyle w:val="a2"/>
          </w:pPr>
        </w:pPrChange>
      </w:pPr>
      <w:bookmarkStart w:id="1034" w:name="_Ref229171533"/>
      <w:ins w:id="1035" w:author="Chao Deng" w:date="2026-05-08T21:27:00Z" w16du:dateUtc="2026-05-08T13:27:00Z">
        <w:r>
          <w:t xml:space="preserve">Fig. </w:t>
        </w:r>
        <w:r>
          <w:fldChar w:fldCharType="begin"/>
        </w:r>
        <w:r>
          <w:instrText xml:space="preserve"> SEQ Fig. \* ARABIC </w:instrText>
        </w:r>
      </w:ins>
      <w:r>
        <w:fldChar w:fldCharType="separate"/>
      </w:r>
      <w:ins w:id="1036" w:author="Chao Deng" w:date="2026-05-09T11:14:00Z" w16du:dateUtc="2026-05-09T03:14:00Z">
        <w:r w:rsidR="00C85814">
          <w:rPr>
            <w:noProof/>
          </w:rPr>
          <w:t>5</w:t>
        </w:r>
      </w:ins>
      <w:ins w:id="1037" w:author="Chao Deng" w:date="2026-05-08T21:27:00Z" w16du:dateUtc="2026-05-08T13:27:00Z">
        <w:r>
          <w:fldChar w:fldCharType="end"/>
        </w:r>
        <w:bookmarkEnd w:id="1034"/>
        <w:r w:rsidR="00CB55EB">
          <w:rPr>
            <w:rFonts w:hint="eastAsia"/>
          </w:rPr>
          <w:t xml:space="preserve"> Classification and localization per</w:t>
        </w:r>
      </w:ins>
      <w:ins w:id="1038" w:author="Chao Deng" w:date="2026-05-08T21:28:00Z" w16du:dateUtc="2026-05-08T13:28:00Z">
        <w:r w:rsidR="00CB55EB">
          <w:rPr>
            <w:rFonts w:hint="eastAsia"/>
          </w:rPr>
          <w:t>formance c</w:t>
        </w:r>
        <w:r w:rsidR="00CB55EB" w:rsidRPr="00CB55EB">
          <w:t>omparison with stat-of-the-art methods</w:t>
        </w:r>
      </w:ins>
      <w:ins w:id="1039" w:author="Chao Deng" w:date="2026-05-08T21:30:00Z" w16du:dateUtc="2026-05-08T13:30:00Z">
        <w:r w:rsidR="00F03240">
          <w:rPr>
            <w:lang w:val="en-US"/>
          </w:rPr>
          <w:t>.</w:t>
        </w:r>
      </w:ins>
      <w:ins w:id="1040" w:author="Chao Deng" w:date="2026-05-08T21:31:00Z" w16du:dateUtc="2026-05-08T13:31:00Z">
        <w:r w:rsidR="00F03240">
          <w:rPr>
            <w:lang w:val="en-US"/>
          </w:rPr>
          <w:t xml:space="preserve"> </w:t>
        </w:r>
      </w:ins>
      <w:ins w:id="1041" w:author="Chao Deng" w:date="2026-05-08T21:56:00Z" w16du:dateUtc="2026-05-08T13:56:00Z">
        <w:r w:rsidR="00C371C9" w:rsidRPr="00C371C9">
          <w:rPr>
            <w:lang w:val="en-US"/>
          </w:rPr>
          <w:t>(a) Comparison of classification performance on the HRMD-m dataset. mRModN outperforms competing methods across most evaluation metrics, demonstrating robust sequence-level multi-label co-occurrence classification capability under class-imbalanced conditions.</w:t>
        </w:r>
      </w:ins>
      <w:ins w:id="1042" w:author="Chao Deng" w:date="2026-05-08T21:33:00Z" w16du:dateUtc="2026-05-08T13:33:00Z">
        <w:r w:rsidR="008E1AC8">
          <w:t xml:space="preserve"> </w:t>
        </w:r>
      </w:ins>
      <w:ins w:id="1043" w:author="Chao Deng" w:date="2026-05-08T21:56:00Z" w16du:dateUtc="2026-05-08T13:56:00Z">
        <w:r w:rsidR="006531D5" w:rsidRPr="006531D5">
          <w:t xml:space="preserve">(b) Comparison of classification performance on the MultiRM benchmark dataset. Different background colors of the circles indicate the performance ranking among methods. The performance values of MultiRM are taken from the original MultiRM publication, whereas the results of </w:t>
        </w:r>
      </w:ins>
      <w:ins w:id="1044" w:author="Chao Deng" w:date="2026-05-09T11:13:00Z" w16du:dateUtc="2026-05-09T03:13:00Z">
        <w:r w:rsidR="00451074">
          <w:rPr>
            <w:rFonts w:hint="eastAsia"/>
          </w:rPr>
          <w:t>RNA-</w:t>
        </w:r>
      </w:ins>
      <w:ins w:id="1045" w:author="Chao Deng" w:date="2026-05-08T21:56:00Z" w16du:dateUtc="2026-05-08T13:56:00Z">
        <w:r w:rsidR="006531D5" w:rsidRPr="006531D5">
          <w:t>ModX, EvoRMD, and mRModN were reproduced using the training and testing scripts provided by MultiRM with 51-nt RNA input sequences. mRModN maintains strong overall performance on this external benchmark, supporting its generalization ability across modification classification tasks.</w:t>
        </w:r>
      </w:ins>
      <w:ins w:id="1046" w:author="Chao Deng" w:date="2026-05-08T21:42:00Z" w16du:dateUtc="2026-05-08T13:42:00Z">
        <w:r w:rsidR="00CF2090">
          <w:rPr>
            <w:rFonts w:hint="eastAsia"/>
          </w:rPr>
          <w:t xml:space="preserve"> </w:t>
        </w:r>
      </w:ins>
      <w:ins w:id="1047" w:author="Chao Deng" w:date="2026-05-08T21:58:00Z" w16du:dateUtc="2026-05-08T13:58:00Z">
        <w:r w:rsidR="001542DA" w:rsidRPr="001542DA">
          <w:t xml:space="preserve">(c) Comparison of localization performance on the HRMD-m dataset. The background color of each bubble indicates the performance ranking, with darker green representing better </w:t>
        </w:r>
        <w:r w:rsidR="001542DA" w:rsidRPr="001542DA">
          <w:lastRenderedPageBreak/>
          <w:t xml:space="preserve">performance. In this experiment, all competing models were minimally adapted to accept full-length sequence inputs while preserving their original backbone designs as much as possible. mRModN shows clear advantages over competing methods across most Top-K settings, demonstrating its ability to identify and prioritize true modification sites in long RNA sequences. These results suggest that localization performance is associated with the capacity of a model to preserve and process long-range sequence context. Because mRModN is designed to handle full-length RNA sequences, it can more effectively maintain contextual information required for precise modification-site localization. </w:t>
        </w:r>
      </w:ins>
      <w:ins w:id="1048" w:author="Chao Deng" w:date="2026-05-09T11:13:00Z" w16du:dateUtc="2026-05-09T03:13:00Z">
        <w:r w:rsidR="00451074">
          <w:rPr>
            <w:rFonts w:hint="eastAsia"/>
          </w:rPr>
          <w:t>RNA-</w:t>
        </w:r>
      </w:ins>
      <w:ins w:id="1049" w:author="Chao Deng" w:date="2026-05-08T21:58:00Z" w16du:dateUtc="2026-05-08T13:58:00Z">
        <w:r w:rsidR="001542DA" w:rsidRPr="001542DA">
          <w:t>ModX, which was originally designed to process 101-nt sequence contexts, achieves the second-best localization performance. By comparison, EvoRMD was originally optimized for shorter local sequence contexts of 41 nt, and its token-based representation may be less suited to preserving continuous nucleotide-level positional information across full-length inputs. This may partly explain its relatively lower localization performance in this experimental setting.</w:t>
        </w:r>
      </w:ins>
    </w:p>
    <w:p w14:paraId="5DD25DEC" w14:textId="77777777" w:rsidR="00452798" w:rsidRPr="008E42B7" w:rsidRDefault="00452798" w:rsidP="00452798">
      <w:pPr>
        <w:rPr>
          <w:lang w:val="en-US"/>
          <w:rPrChange w:id="1050" w:author="Chao Deng" w:date="2026-05-08T21:28:00Z" w16du:dateUtc="2026-05-08T13:28:00Z">
            <w:rPr/>
          </w:rPrChange>
        </w:rPr>
      </w:pPr>
    </w:p>
    <w:p w14:paraId="5E7EC0B5" w14:textId="7678307C" w:rsidR="002E1906" w:rsidRDefault="002E1906" w:rsidP="002E1906">
      <w:pPr>
        <w:pStyle w:val="a0"/>
        <w:rPr>
          <w:szCs w:val="24"/>
          <w:lang w:val="en-US"/>
        </w:rPr>
      </w:pPr>
      <w:r w:rsidRPr="00E0583F">
        <w:rPr>
          <w:szCs w:val="24"/>
          <w:lang w:val="en-US"/>
        </w:rPr>
        <w:t>Supportin</w:t>
      </w:r>
      <w:r w:rsidRPr="005F2A62">
        <w:rPr>
          <w:szCs w:val="24"/>
          <w:lang w:val="en-US"/>
        </w:rPr>
        <w:t>g</w:t>
      </w:r>
      <w:r w:rsidRPr="009223C3">
        <w:rPr>
          <w:szCs w:val="24"/>
          <w:lang w:val="en-US"/>
        </w:rPr>
        <w:t xml:space="preserve"> effective few-shot transfer</w:t>
      </w:r>
      <w:r w:rsidRPr="00FA6033">
        <w:rPr>
          <w:szCs w:val="24"/>
          <w:lang w:val="en-US"/>
        </w:rPr>
        <w:t xml:space="preserve"> </w:t>
      </w:r>
      <w:r w:rsidRPr="005D4A8A">
        <w:rPr>
          <w:szCs w:val="24"/>
          <w:lang w:val="en-US"/>
        </w:rPr>
        <w:t>capability</w:t>
      </w:r>
    </w:p>
    <w:p w14:paraId="7BE8FCEE" w14:textId="3605012F" w:rsidR="00C6454E" w:rsidRPr="00D61B8E" w:rsidRDefault="00C6454E" w:rsidP="00D61B8E">
      <w:pPr>
        <w:rPr>
          <w:szCs w:val="24"/>
        </w:rPr>
      </w:pPr>
      <w:r w:rsidRPr="00C6454E">
        <w:rPr>
          <w:szCs w:val="24"/>
        </w:rPr>
        <w:t xml:space="preserve">Having established the strong discriminative and localization capabilities of mRModN on the primary HRMD-m dataset, we next sought to evaluate its </w:t>
      </w:r>
      <w:r w:rsidR="0052087D" w:rsidRPr="005D4A8A">
        <w:rPr>
          <w:szCs w:val="24"/>
        </w:rPr>
        <w:t>cross-species transfer capability</w:t>
      </w:r>
      <w:r w:rsidRPr="00C6454E">
        <w:rPr>
          <w:szCs w:val="24"/>
        </w:rPr>
        <w:t xml:space="preserve">. To this end, we present the few-shot transfer learning results of mRModN on </w:t>
      </w:r>
      <w:r>
        <w:rPr>
          <w:rFonts w:hint="eastAsia"/>
          <w:szCs w:val="24"/>
        </w:rPr>
        <w:t>t</w:t>
      </w:r>
      <w:r>
        <w:rPr>
          <w:szCs w:val="24"/>
        </w:rPr>
        <w:t xml:space="preserve">he plant-derived </w:t>
      </w:r>
      <w:r w:rsidRPr="005D4A8A">
        <w:rPr>
          <w:szCs w:val="24"/>
        </w:rPr>
        <w:t>PRMD-</w:t>
      </w:r>
      <w:r>
        <w:rPr>
          <w:szCs w:val="24"/>
        </w:rPr>
        <w:t>m</w:t>
      </w:r>
      <w:r w:rsidRPr="00C6454E">
        <w:rPr>
          <w:szCs w:val="24"/>
        </w:rPr>
        <w:t xml:space="preserve"> dataset</w:t>
      </w:r>
      <w:r>
        <w:rPr>
          <w:szCs w:val="24"/>
        </w:rPr>
        <w:t>.</w:t>
      </w:r>
      <w:r w:rsidR="0052087D">
        <w:rPr>
          <w:szCs w:val="24"/>
        </w:rPr>
        <w:t xml:space="preserve"> </w:t>
      </w:r>
      <w:r w:rsidR="0052087D">
        <w:rPr>
          <w:rFonts w:hint="eastAsia"/>
          <w:szCs w:val="24"/>
        </w:rPr>
        <w:t>Since</w:t>
      </w:r>
      <w:r w:rsidR="0052087D">
        <w:rPr>
          <w:szCs w:val="24"/>
        </w:rPr>
        <w:t xml:space="preserve"> </w:t>
      </w:r>
      <w:r w:rsidR="0052087D">
        <w:rPr>
          <w:rFonts w:hint="eastAsia"/>
          <w:szCs w:val="24"/>
        </w:rPr>
        <w:t>this</w:t>
      </w:r>
      <w:r w:rsidR="0052087D">
        <w:rPr>
          <w:szCs w:val="24"/>
        </w:rPr>
        <w:t xml:space="preserve"> </w:t>
      </w:r>
      <w:r w:rsidR="0052087D">
        <w:rPr>
          <w:szCs w:val="24"/>
          <w:lang w:val="en-US"/>
        </w:rPr>
        <w:t>dataset exclusively contains</w:t>
      </w:r>
      <w:r w:rsidR="0052087D">
        <w:rPr>
          <w:szCs w:val="24"/>
        </w:rPr>
        <w:t xml:space="preserve"> three types of modifications, namely </w:t>
      </w:r>
      <w:r w:rsidR="0052087D" w:rsidRPr="005D4A8A">
        <w:rPr>
          <w:szCs w:val="24"/>
        </w:rPr>
        <w:t>m</w:t>
      </w:r>
      <w:r w:rsidR="0052087D" w:rsidRPr="00D234A4">
        <w:rPr>
          <w:szCs w:val="24"/>
          <w:vertAlign w:val="superscript"/>
        </w:rPr>
        <w:t>5</w:t>
      </w:r>
      <w:r w:rsidR="0052087D" w:rsidRPr="005D4A8A">
        <w:rPr>
          <w:szCs w:val="24"/>
        </w:rPr>
        <w:t>C, m</w:t>
      </w:r>
      <w:r w:rsidR="0052087D" w:rsidRPr="00851C47">
        <w:rPr>
          <w:szCs w:val="24"/>
          <w:vertAlign w:val="superscript"/>
        </w:rPr>
        <w:t>6</w:t>
      </w:r>
      <w:r w:rsidR="0052087D" w:rsidRPr="005D4A8A">
        <w:rPr>
          <w:szCs w:val="24"/>
        </w:rPr>
        <w:t xml:space="preserve">A, and </w:t>
      </w:r>
      <w:r w:rsidR="0052087D" w:rsidRPr="00231AE7">
        <w:rPr>
          <w:szCs w:val="24"/>
          <w:lang w:val="en-US"/>
        </w:rPr>
        <w:t>Ψ</w:t>
      </w:r>
      <w:r w:rsidR="0052087D">
        <w:rPr>
          <w:szCs w:val="24"/>
          <w:lang w:val="en-US"/>
        </w:rPr>
        <w:t>. Our evaluation is focused solely on these specific categories.</w:t>
      </w:r>
    </w:p>
    <w:p w14:paraId="3FB3D40B" w14:textId="0228F3C1" w:rsidR="002E1906" w:rsidRPr="009223C3" w:rsidRDefault="002E1906" w:rsidP="005A4FEA">
      <w:pPr>
        <w:rPr>
          <w:szCs w:val="24"/>
        </w:rPr>
      </w:pPr>
      <w:r w:rsidRPr="00231AE7">
        <w:rPr>
          <w:szCs w:val="24"/>
          <w:lang w:val="en-US"/>
        </w:rPr>
        <w:t>mRModN</w:t>
      </w:r>
      <w:r w:rsidRPr="005D4A8A">
        <w:rPr>
          <w:szCs w:val="24"/>
        </w:rPr>
        <w:t xml:space="preserve"> shows promising cross-species transfer capability, although the transferability differs substantially across modification types. This suggests that the success of knowledge transfer depends largely on the degree of conservation and pattern similarity of each modification across species.</w:t>
      </w:r>
      <w:r w:rsidRPr="00FA6033">
        <w:rPr>
          <w:szCs w:val="24"/>
        </w:rPr>
        <w:t xml:space="preserve"> </w:t>
      </w:r>
      <w:r w:rsidR="005A4FEA">
        <w:rPr>
          <w:rFonts w:hint="eastAsia"/>
          <w:szCs w:val="24"/>
        </w:rPr>
        <w:t>T</w:t>
      </w:r>
      <w:r w:rsidRPr="005D4A8A">
        <w:rPr>
          <w:szCs w:val="24"/>
        </w:rPr>
        <w:t xml:space="preserve">he zero-shot transfer performance of </w:t>
      </w:r>
      <w:r w:rsidRPr="00231AE7">
        <w:rPr>
          <w:szCs w:val="24"/>
          <w:lang w:val="en-US"/>
        </w:rPr>
        <w:t>mRModN</w:t>
      </w:r>
      <w:r w:rsidRPr="005D4A8A">
        <w:rPr>
          <w:szCs w:val="24"/>
        </w:rPr>
        <w:t xml:space="preserve"> on the m</w:t>
      </w:r>
      <w:r w:rsidRPr="00851C47">
        <w:rPr>
          <w:szCs w:val="24"/>
          <w:vertAlign w:val="superscript"/>
        </w:rPr>
        <w:t>5</w:t>
      </w:r>
      <w:r w:rsidRPr="005D4A8A">
        <w:rPr>
          <w:szCs w:val="24"/>
        </w:rPr>
        <w:t>C task remains moderate</w:t>
      </w:r>
      <w:r w:rsidR="005A4FEA">
        <w:rPr>
          <w:szCs w:val="24"/>
        </w:rPr>
        <w:t xml:space="preserve"> </w:t>
      </w:r>
      <w:r w:rsidR="005A4FEA">
        <w:rPr>
          <w:szCs w:val="24"/>
          <w:lang w:val="en-US"/>
        </w:rPr>
        <w:t>(</w:t>
      </w:r>
      <w:r w:rsidR="005A4FEA" w:rsidRPr="005D4A8A">
        <w:rPr>
          <w:szCs w:val="24"/>
        </w:rPr>
        <w:fldChar w:fldCharType="begin"/>
      </w:r>
      <w:r w:rsidR="005A4FEA" w:rsidRPr="00FA6033">
        <w:rPr>
          <w:szCs w:val="24"/>
        </w:rPr>
        <w:instrText xml:space="preserve"> REF _Ref226658998 \h  \* MERGEFORMAT </w:instrText>
      </w:r>
      <w:r w:rsidR="005A4FEA" w:rsidRPr="005D4A8A">
        <w:rPr>
          <w:szCs w:val="24"/>
        </w:rPr>
      </w:r>
      <w:r w:rsidR="005A4FEA" w:rsidRPr="005D4A8A">
        <w:rPr>
          <w:szCs w:val="24"/>
        </w:rPr>
        <w:fldChar w:fldCharType="separate"/>
      </w:r>
      <w:ins w:id="1051" w:author="Chao Deng" w:date="2026-05-09T11:14:00Z" w16du:dateUtc="2026-05-09T03:14:00Z">
        <w:r w:rsidR="00C85814" w:rsidRPr="00C85814">
          <w:rPr>
            <w:szCs w:val="24"/>
          </w:rPr>
          <w:t xml:space="preserve">Fig. </w:t>
        </w:r>
        <w:r w:rsidR="00C85814" w:rsidRPr="00C85814">
          <w:rPr>
            <w:noProof/>
            <w:szCs w:val="24"/>
          </w:rPr>
          <w:t>6</w:t>
        </w:r>
      </w:ins>
      <w:del w:id="1052" w:author="Chao Deng" w:date="2026-05-09T11:14:00Z" w16du:dateUtc="2026-05-09T03:14:00Z">
        <w:r w:rsidR="00ED73F3" w:rsidRPr="00ED73F3" w:rsidDel="00C85814">
          <w:rPr>
            <w:szCs w:val="24"/>
          </w:rPr>
          <w:delText xml:space="preserve">Fig. </w:delText>
        </w:r>
        <w:r w:rsidR="00ED73F3" w:rsidRPr="00ED73F3" w:rsidDel="00C85814">
          <w:rPr>
            <w:noProof/>
            <w:szCs w:val="24"/>
          </w:rPr>
          <w:delText>5</w:delText>
        </w:r>
      </w:del>
      <w:r w:rsidR="005A4FEA" w:rsidRPr="005D4A8A">
        <w:rPr>
          <w:szCs w:val="24"/>
        </w:rPr>
        <w:fldChar w:fldCharType="end"/>
      </w:r>
      <w:r w:rsidR="005A4FEA" w:rsidRPr="005D4A8A">
        <w:rPr>
          <w:szCs w:val="24"/>
        </w:rPr>
        <w:t>a,</w:t>
      </w:r>
      <w:r w:rsidR="005A4FEA">
        <w:rPr>
          <w:szCs w:val="24"/>
          <w:lang w:val="en-US"/>
        </w:rPr>
        <w:t>)</w:t>
      </w:r>
      <w:r w:rsidRPr="005D4A8A">
        <w:rPr>
          <w:szCs w:val="24"/>
        </w:rPr>
        <w:t>. Under the zero-shot setting, the model achieves an AUC of 71.93</w:t>
      </w:r>
      <w:del w:id="1053" w:author="Chao Deng" w:date="2026-05-09T11:14:00Z" w16du:dateUtc="2026-05-09T03:14:00Z">
        <w:r w:rsidR="005A4FEA" w:rsidDel="00C85814">
          <w:rPr>
            <w:szCs w:val="24"/>
          </w:rPr>
          <w:delText>%</w:delText>
        </w:r>
      </w:del>
      <w:r w:rsidRPr="005D4A8A">
        <w:rPr>
          <w:szCs w:val="24"/>
        </w:rPr>
        <w:t>, indicating that it has already acquired some cross-species discriminative ability, although the overall decision boundary is still not sufficiently stable</w:t>
      </w:r>
      <w:r w:rsidR="005A4FEA">
        <w:rPr>
          <w:szCs w:val="24"/>
        </w:rPr>
        <w:t xml:space="preserve"> </w:t>
      </w:r>
      <w:r w:rsidR="005A4FEA">
        <w:rPr>
          <w:szCs w:val="24"/>
          <w:lang w:val="en-US"/>
        </w:rPr>
        <w:t>(</w:t>
      </w:r>
      <w:r w:rsidR="005A4FEA" w:rsidRPr="005D4A8A">
        <w:rPr>
          <w:szCs w:val="24"/>
        </w:rPr>
        <w:fldChar w:fldCharType="begin"/>
      </w:r>
      <w:r w:rsidR="005A4FEA" w:rsidRPr="00FA6033">
        <w:rPr>
          <w:szCs w:val="24"/>
        </w:rPr>
        <w:instrText xml:space="preserve"> REF _Ref226658998 \h  \* MERGEFORMAT </w:instrText>
      </w:r>
      <w:r w:rsidR="005A4FEA" w:rsidRPr="005D4A8A">
        <w:rPr>
          <w:szCs w:val="24"/>
        </w:rPr>
      </w:r>
      <w:r w:rsidR="005A4FEA" w:rsidRPr="005D4A8A">
        <w:rPr>
          <w:szCs w:val="24"/>
        </w:rPr>
        <w:fldChar w:fldCharType="separate"/>
      </w:r>
      <w:ins w:id="1054" w:author="Chao Deng" w:date="2026-05-09T11:14:00Z" w16du:dateUtc="2026-05-09T03:14:00Z">
        <w:r w:rsidR="00C85814" w:rsidRPr="00C85814">
          <w:rPr>
            <w:szCs w:val="24"/>
          </w:rPr>
          <w:t xml:space="preserve">Fig. </w:t>
        </w:r>
        <w:r w:rsidR="00C85814" w:rsidRPr="00C85814">
          <w:rPr>
            <w:noProof/>
            <w:szCs w:val="24"/>
          </w:rPr>
          <w:t>6</w:t>
        </w:r>
      </w:ins>
      <w:del w:id="1055" w:author="Chao Deng" w:date="2026-05-09T11:14:00Z" w16du:dateUtc="2026-05-09T03:14:00Z">
        <w:r w:rsidR="00ED73F3" w:rsidRPr="00ED73F3" w:rsidDel="00C85814">
          <w:rPr>
            <w:szCs w:val="24"/>
          </w:rPr>
          <w:delText xml:space="preserve">Fig. </w:delText>
        </w:r>
        <w:r w:rsidR="00ED73F3" w:rsidRPr="00ED73F3" w:rsidDel="00C85814">
          <w:rPr>
            <w:noProof/>
            <w:szCs w:val="24"/>
          </w:rPr>
          <w:delText>5</w:delText>
        </w:r>
      </w:del>
      <w:r w:rsidR="005A4FEA" w:rsidRPr="005D4A8A">
        <w:rPr>
          <w:szCs w:val="24"/>
        </w:rPr>
        <w:fldChar w:fldCharType="end"/>
      </w:r>
      <w:r w:rsidR="005A4FEA" w:rsidRPr="005D4A8A">
        <w:rPr>
          <w:szCs w:val="24"/>
        </w:rPr>
        <w:t>a</w:t>
      </w:r>
      <w:r w:rsidR="005A4FEA">
        <w:rPr>
          <w:szCs w:val="24"/>
          <w:lang w:val="en-US"/>
        </w:rPr>
        <w:t>)</w:t>
      </w:r>
      <w:r w:rsidRPr="005D4A8A">
        <w:rPr>
          <w:szCs w:val="24"/>
        </w:rPr>
        <w:t>. When the number of target-domain samples increases to 1</w:t>
      </w:r>
      <w:r w:rsidR="005A4FEA">
        <w:rPr>
          <w:szCs w:val="24"/>
        </w:rPr>
        <w:t xml:space="preserve"> </w:t>
      </w:r>
      <w:r w:rsidRPr="005D4A8A">
        <w:rPr>
          <w:szCs w:val="24"/>
        </w:rPr>
        <w:t>shot</w:t>
      </w:r>
      <w:r w:rsidRPr="00E0583F">
        <w:rPr>
          <w:szCs w:val="24"/>
        </w:rPr>
        <w:t xml:space="preserve"> and 5</w:t>
      </w:r>
      <w:r w:rsidR="005A4FEA">
        <w:rPr>
          <w:szCs w:val="24"/>
        </w:rPr>
        <w:t xml:space="preserve"> </w:t>
      </w:r>
      <w:r w:rsidRPr="00E0583F">
        <w:rPr>
          <w:szCs w:val="24"/>
        </w:rPr>
        <w:t>shot, the AUC does not improve immediately, remaining at 70.56</w:t>
      </w:r>
      <w:del w:id="1056" w:author="Chao Deng" w:date="2026-05-09T11:14:00Z" w16du:dateUtc="2026-05-09T03:14:00Z">
        <w:r w:rsidR="005A4FEA" w:rsidDel="00C85814">
          <w:rPr>
            <w:szCs w:val="24"/>
          </w:rPr>
          <w:delText>%</w:delText>
        </w:r>
      </w:del>
      <w:r w:rsidRPr="00E0583F">
        <w:rPr>
          <w:szCs w:val="24"/>
        </w:rPr>
        <w:t xml:space="preserve"> and 71.36</w:t>
      </w:r>
      <w:del w:id="1057" w:author="Chao Deng" w:date="2026-05-09T11:14:00Z" w16du:dateUtc="2026-05-09T03:14:00Z">
        <w:r w:rsidR="005A4FEA" w:rsidDel="00C85814">
          <w:rPr>
            <w:szCs w:val="24"/>
          </w:rPr>
          <w:delText>%</w:delText>
        </w:r>
      </w:del>
      <w:r w:rsidRPr="00E0583F">
        <w:rPr>
          <w:szCs w:val="24"/>
        </w:rPr>
        <w:t>, respectively</w:t>
      </w:r>
      <w:r w:rsidR="005A4FEA">
        <w:rPr>
          <w:szCs w:val="24"/>
        </w:rPr>
        <w:t xml:space="preserve"> </w:t>
      </w:r>
      <w:r w:rsidR="005A4FEA">
        <w:rPr>
          <w:szCs w:val="24"/>
          <w:lang w:val="en-US"/>
        </w:rPr>
        <w:t>(</w:t>
      </w:r>
      <w:r w:rsidR="005A4FEA" w:rsidRPr="005D4A8A">
        <w:rPr>
          <w:szCs w:val="24"/>
        </w:rPr>
        <w:fldChar w:fldCharType="begin"/>
      </w:r>
      <w:r w:rsidR="005A4FEA" w:rsidRPr="00FA6033">
        <w:rPr>
          <w:szCs w:val="24"/>
        </w:rPr>
        <w:instrText xml:space="preserve"> REF _Ref226658998 \h  \* MERGEFORMAT </w:instrText>
      </w:r>
      <w:r w:rsidR="005A4FEA" w:rsidRPr="005D4A8A">
        <w:rPr>
          <w:szCs w:val="24"/>
        </w:rPr>
      </w:r>
      <w:r w:rsidR="005A4FEA" w:rsidRPr="005D4A8A">
        <w:rPr>
          <w:szCs w:val="24"/>
        </w:rPr>
        <w:fldChar w:fldCharType="separate"/>
      </w:r>
      <w:ins w:id="1058" w:author="Chao Deng" w:date="2026-05-09T11:14:00Z" w16du:dateUtc="2026-05-09T03:14:00Z">
        <w:r w:rsidR="00C85814" w:rsidRPr="00C85814">
          <w:rPr>
            <w:szCs w:val="24"/>
          </w:rPr>
          <w:t xml:space="preserve">Fig. </w:t>
        </w:r>
        <w:r w:rsidR="00C85814" w:rsidRPr="00C85814">
          <w:rPr>
            <w:noProof/>
            <w:szCs w:val="24"/>
          </w:rPr>
          <w:t>6</w:t>
        </w:r>
      </w:ins>
      <w:del w:id="1059" w:author="Chao Deng" w:date="2026-05-09T11:14:00Z" w16du:dateUtc="2026-05-09T03:14:00Z">
        <w:r w:rsidR="00ED73F3" w:rsidRPr="00ED73F3" w:rsidDel="00C85814">
          <w:rPr>
            <w:szCs w:val="24"/>
          </w:rPr>
          <w:delText xml:space="preserve">Fig. </w:delText>
        </w:r>
        <w:r w:rsidR="00ED73F3" w:rsidRPr="00ED73F3" w:rsidDel="00C85814">
          <w:rPr>
            <w:noProof/>
            <w:szCs w:val="24"/>
          </w:rPr>
          <w:delText>5</w:delText>
        </w:r>
      </w:del>
      <w:r w:rsidR="005A4FEA" w:rsidRPr="005D4A8A">
        <w:rPr>
          <w:szCs w:val="24"/>
        </w:rPr>
        <w:fldChar w:fldCharType="end"/>
      </w:r>
      <w:r w:rsidR="005A4FEA" w:rsidRPr="005D4A8A">
        <w:rPr>
          <w:szCs w:val="24"/>
        </w:rPr>
        <w:t>a</w:t>
      </w:r>
      <w:r w:rsidR="005A4FEA">
        <w:rPr>
          <w:szCs w:val="24"/>
          <w:lang w:val="en-US"/>
        </w:rPr>
        <w:t>)</w:t>
      </w:r>
      <w:r w:rsidR="005A4FEA">
        <w:rPr>
          <w:szCs w:val="24"/>
        </w:rPr>
        <w:t>.</w:t>
      </w:r>
      <w:r w:rsidRPr="00E0583F">
        <w:rPr>
          <w:szCs w:val="24"/>
        </w:rPr>
        <w:t xml:space="preserve"> </w:t>
      </w:r>
      <w:r w:rsidR="005A4FEA">
        <w:rPr>
          <w:szCs w:val="24"/>
        </w:rPr>
        <w:t xml:space="preserve">This </w:t>
      </w:r>
      <w:r w:rsidRPr="00E0583F">
        <w:rPr>
          <w:szCs w:val="24"/>
        </w:rPr>
        <w:t xml:space="preserve">suggests that extremely limited supervision is insufficient to substantially refine the model’s boundary. Only when </w:t>
      </w:r>
      <w:r w:rsidR="005A4FEA">
        <w:rPr>
          <w:szCs w:val="24"/>
        </w:rPr>
        <w:t xml:space="preserve">the </w:t>
      </w:r>
      <w:r w:rsidRPr="00E0583F">
        <w:rPr>
          <w:szCs w:val="24"/>
        </w:rPr>
        <w:t>target-domain sample</w:t>
      </w:r>
      <w:r w:rsidR="005A4FEA">
        <w:rPr>
          <w:szCs w:val="24"/>
        </w:rPr>
        <w:t xml:space="preserve"> size</w:t>
      </w:r>
      <w:r w:rsidRPr="00E0583F">
        <w:rPr>
          <w:szCs w:val="24"/>
        </w:rPr>
        <w:t xml:space="preserve"> reaches 10</w:t>
      </w:r>
      <w:r w:rsidR="005A4FEA">
        <w:rPr>
          <w:szCs w:val="24"/>
        </w:rPr>
        <w:t xml:space="preserve"> </w:t>
      </w:r>
      <w:r w:rsidRPr="00E0583F">
        <w:rPr>
          <w:szCs w:val="24"/>
        </w:rPr>
        <w:t>shot does the performance improve markedly, with the AUC increasing to 86.65</w:t>
      </w:r>
      <w:del w:id="1060" w:author="Chao Deng" w:date="2026-05-09T11:14:00Z" w16du:dateUtc="2026-05-09T03:14:00Z">
        <w:r w:rsidR="005A4FEA" w:rsidDel="00C85814">
          <w:rPr>
            <w:szCs w:val="24"/>
          </w:rPr>
          <w:delText>%</w:delText>
        </w:r>
      </w:del>
      <w:r w:rsidRPr="00E0583F">
        <w:rPr>
          <w:szCs w:val="24"/>
        </w:rPr>
        <w:t>, the AUPRC reaching 54.14</w:t>
      </w:r>
      <w:del w:id="1061" w:author="Chao Deng" w:date="2026-05-09T11:14:00Z" w16du:dateUtc="2026-05-09T03:14:00Z">
        <w:r w:rsidR="005A4FEA" w:rsidDel="00C85814">
          <w:rPr>
            <w:szCs w:val="24"/>
          </w:rPr>
          <w:delText>%</w:delText>
        </w:r>
      </w:del>
      <w:r w:rsidRPr="00E0583F">
        <w:rPr>
          <w:szCs w:val="24"/>
        </w:rPr>
        <w:t>, and the accuracy recovering to 78.46</w:t>
      </w:r>
      <w:del w:id="1062" w:author="Chao Deng" w:date="2026-05-09T11:14:00Z" w16du:dateUtc="2026-05-09T03:14:00Z">
        <w:r w:rsidR="005A4FEA" w:rsidDel="00C85814">
          <w:rPr>
            <w:szCs w:val="24"/>
          </w:rPr>
          <w:delText>%</w:delText>
        </w:r>
      </w:del>
      <w:r w:rsidR="005A4FEA">
        <w:rPr>
          <w:szCs w:val="24"/>
        </w:rPr>
        <w:t xml:space="preserve"> (Fig. 5a)</w:t>
      </w:r>
      <w:r w:rsidRPr="00E0583F">
        <w:rPr>
          <w:szCs w:val="24"/>
        </w:rPr>
        <w:t xml:space="preserve">. These results indicate that once the target-domain sample size reaches a certain </w:t>
      </w:r>
      <w:r w:rsidR="005A4FEA">
        <w:rPr>
          <w:szCs w:val="24"/>
        </w:rPr>
        <w:t>threhold</w:t>
      </w:r>
      <w:r w:rsidRPr="00E0583F">
        <w:rPr>
          <w:szCs w:val="24"/>
        </w:rPr>
        <w:t xml:space="preserve">, </w:t>
      </w:r>
      <w:r w:rsidRPr="00231AE7">
        <w:rPr>
          <w:szCs w:val="24"/>
          <w:lang w:val="en-US"/>
        </w:rPr>
        <w:t>mRModN</w:t>
      </w:r>
      <w:r w:rsidRPr="00E0583F">
        <w:rPr>
          <w:szCs w:val="24"/>
        </w:rPr>
        <w:t xml:space="preserve"> can adapt mo</w:t>
      </w:r>
      <w:r w:rsidRPr="009223C3">
        <w:rPr>
          <w:szCs w:val="24"/>
        </w:rPr>
        <w:t>re effectively to the m</w:t>
      </w:r>
      <w:r w:rsidRPr="00851C47">
        <w:rPr>
          <w:szCs w:val="24"/>
          <w:vertAlign w:val="superscript"/>
        </w:rPr>
        <w:t>5</w:t>
      </w:r>
      <w:r w:rsidRPr="009223C3">
        <w:rPr>
          <w:szCs w:val="24"/>
        </w:rPr>
        <w:t>C feature distribution in plant data.</w:t>
      </w:r>
    </w:p>
    <w:p w14:paraId="70DA803C" w14:textId="0266FA4E" w:rsidR="002E1906" w:rsidRPr="009223C3" w:rsidRDefault="002E1906" w:rsidP="002E1906">
      <w:pPr>
        <w:rPr>
          <w:szCs w:val="24"/>
        </w:rPr>
      </w:pPr>
      <w:r w:rsidRPr="009223C3">
        <w:rPr>
          <w:szCs w:val="24"/>
        </w:rPr>
        <w:lastRenderedPageBreak/>
        <w:t xml:space="preserve">In contrast, </w:t>
      </w:r>
      <w:r w:rsidRPr="00231AE7">
        <w:rPr>
          <w:szCs w:val="24"/>
          <w:lang w:val="en-US"/>
        </w:rPr>
        <w:t>mRModN</w:t>
      </w:r>
      <w:r w:rsidRPr="005D4A8A">
        <w:rPr>
          <w:szCs w:val="24"/>
        </w:rPr>
        <w:t xml:space="preserve"> exhibits stronger transferability on the m</w:t>
      </w:r>
      <w:r w:rsidRPr="00851C47">
        <w:rPr>
          <w:szCs w:val="24"/>
          <w:vertAlign w:val="superscript"/>
        </w:rPr>
        <w:t>6</w:t>
      </w:r>
      <w:r w:rsidRPr="005D4A8A">
        <w:rPr>
          <w:szCs w:val="24"/>
        </w:rPr>
        <w:t>A task</w:t>
      </w:r>
      <w:r w:rsidR="005A4FEA">
        <w:rPr>
          <w:szCs w:val="24"/>
        </w:rPr>
        <w:t xml:space="preserve"> (</w:t>
      </w:r>
      <w:ins w:id="1063" w:author="Chao Deng" w:date="2026-05-09T11:14:00Z" w16du:dateUtc="2026-05-09T03:14:00Z">
        <w:r w:rsidR="00C85814" w:rsidRPr="005D4A8A">
          <w:rPr>
            <w:szCs w:val="24"/>
          </w:rPr>
          <w:fldChar w:fldCharType="begin"/>
        </w:r>
        <w:r w:rsidR="00C85814" w:rsidRPr="00FA6033">
          <w:rPr>
            <w:szCs w:val="24"/>
          </w:rPr>
          <w:instrText xml:space="preserve"> REF _Ref226658998 \h  \* MERGEFORMAT </w:instrText>
        </w:r>
        <w:r w:rsidR="00C85814" w:rsidRPr="005D4A8A">
          <w:rPr>
            <w:szCs w:val="24"/>
          </w:rPr>
        </w:r>
        <w:r w:rsidR="00C85814" w:rsidRPr="005D4A8A">
          <w:rPr>
            <w:szCs w:val="24"/>
          </w:rPr>
          <w:fldChar w:fldCharType="separate"/>
        </w:r>
        <w:r w:rsidR="00C85814" w:rsidRPr="00C85814">
          <w:rPr>
            <w:szCs w:val="24"/>
          </w:rPr>
          <w:t xml:space="preserve">Fig. </w:t>
        </w:r>
        <w:r w:rsidR="00C85814" w:rsidRPr="00C85814">
          <w:rPr>
            <w:noProof/>
            <w:szCs w:val="24"/>
          </w:rPr>
          <w:t>6</w:t>
        </w:r>
        <w:r w:rsidR="00C85814" w:rsidRPr="005D4A8A">
          <w:rPr>
            <w:szCs w:val="24"/>
          </w:rPr>
          <w:fldChar w:fldCharType="end"/>
        </w:r>
      </w:ins>
      <w:del w:id="1064" w:author="Chao Deng" w:date="2026-05-09T11:14:00Z" w16du:dateUtc="2026-05-09T03:14:00Z">
        <w:r w:rsidR="005A4FEA" w:rsidDel="00C85814">
          <w:rPr>
            <w:szCs w:val="24"/>
          </w:rPr>
          <w:delText>Fig. 5</w:delText>
        </w:r>
      </w:del>
      <w:r w:rsidR="005A4FEA">
        <w:rPr>
          <w:szCs w:val="24"/>
        </w:rPr>
        <w:t>b)</w:t>
      </w:r>
      <w:r w:rsidRPr="005D4A8A">
        <w:rPr>
          <w:szCs w:val="24"/>
        </w:rPr>
        <w:t>. Under the zero-shot setting, the model already achieves an AUC of 78.37</w:t>
      </w:r>
      <w:del w:id="1065" w:author="Chao Deng" w:date="2026-05-09T11:15:00Z" w16du:dateUtc="2026-05-09T03:15:00Z">
        <w:r w:rsidR="005A4FEA" w:rsidDel="00C85814">
          <w:rPr>
            <w:szCs w:val="24"/>
          </w:rPr>
          <w:delText>%</w:delText>
        </w:r>
      </w:del>
      <w:r w:rsidRPr="005D4A8A">
        <w:rPr>
          <w:szCs w:val="24"/>
        </w:rPr>
        <w:t xml:space="preserve"> and an AUPRC of 94.38</w:t>
      </w:r>
      <w:del w:id="1066" w:author="Chao Deng" w:date="2026-05-09T11:15:00Z" w16du:dateUtc="2026-05-09T03:15:00Z">
        <w:r w:rsidR="005A4FEA" w:rsidDel="00C85814">
          <w:rPr>
            <w:szCs w:val="24"/>
          </w:rPr>
          <w:delText>%</w:delText>
        </w:r>
      </w:del>
      <w:r w:rsidR="005A4FEA">
        <w:rPr>
          <w:szCs w:val="24"/>
        </w:rPr>
        <w:t xml:space="preserve"> (</w:t>
      </w:r>
      <w:ins w:id="1067" w:author="Chao Deng" w:date="2026-05-09T11:15:00Z" w16du:dateUtc="2026-05-09T03:15:00Z">
        <w:r w:rsidR="00C85814" w:rsidRPr="005D4A8A">
          <w:rPr>
            <w:szCs w:val="24"/>
          </w:rPr>
          <w:fldChar w:fldCharType="begin"/>
        </w:r>
        <w:r w:rsidR="00C85814" w:rsidRPr="00FA6033">
          <w:rPr>
            <w:szCs w:val="24"/>
          </w:rPr>
          <w:instrText xml:space="preserve"> REF _Ref226658998 \h  \* MERGEFORMAT </w:instrText>
        </w:r>
        <w:r w:rsidR="00C85814" w:rsidRPr="005D4A8A">
          <w:rPr>
            <w:szCs w:val="24"/>
          </w:rPr>
        </w:r>
        <w:r w:rsidR="00C85814" w:rsidRPr="005D4A8A">
          <w:rPr>
            <w:szCs w:val="24"/>
          </w:rPr>
          <w:fldChar w:fldCharType="separate"/>
        </w:r>
        <w:r w:rsidR="00C85814" w:rsidRPr="00C85814">
          <w:rPr>
            <w:szCs w:val="24"/>
          </w:rPr>
          <w:t xml:space="preserve">Fig. </w:t>
        </w:r>
        <w:r w:rsidR="00C85814" w:rsidRPr="00C85814">
          <w:rPr>
            <w:noProof/>
            <w:szCs w:val="24"/>
          </w:rPr>
          <w:t>6</w:t>
        </w:r>
        <w:r w:rsidR="00C85814" w:rsidRPr="005D4A8A">
          <w:rPr>
            <w:szCs w:val="24"/>
          </w:rPr>
          <w:fldChar w:fldCharType="end"/>
        </w:r>
      </w:ins>
      <w:del w:id="1068" w:author="Chao Deng" w:date="2026-05-09T11:15:00Z" w16du:dateUtc="2026-05-09T03:15:00Z">
        <w:r w:rsidR="005A4FEA" w:rsidDel="00C85814">
          <w:rPr>
            <w:szCs w:val="24"/>
          </w:rPr>
          <w:delText>Fig. 5</w:delText>
        </w:r>
      </w:del>
      <w:r w:rsidR="005A4FEA">
        <w:rPr>
          <w:szCs w:val="24"/>
        </w:rPr>
        <w:t>b)</w:t>
      </w:r>
      <w:r w:rsidRPr="005D4A8A">
        <w:rPr>
          <w:szCs w:val="24"/>
        </w:rPr>
        <w:t>, suggesting that the m</w:t>
      </w:r>
      <w:r w:rsidRPr="00851C47">
        <w:rPr>
          <w:szCs w:val="24"/>
          <w:vertAlign w:val="superscript"/>
        </w:rPr>
        <w:t>6</w:t>
      </w:r>
      <w:r w:rsidRPr="005D4A8A">
        <w:rPr>
          <w:szCs w:val="24"/>
        </w:rPr>
        <w:t>A features learned from the human dataset can be transferred well to the plant domain. As the number of labeled samples increases, the performance improv</w:t>
      </w:r>
      <w:r w:rsidRPr="00E0583F">
        <w:rPr>
          <w:szCs w:val="24"/>
        </w:rPr>
        <w:t>es steadily: the AUC rises from 78.94</w:t>
      </w:r>
      <w:del w:id="1069" w:author="Chao Deng" w:date="2026-05-09T11:15:00Z" w16du:dateUtc="2026-05-09T03:15:00Z">
        <w:r w:rsidR="005A4FEA" w:rsidDel="00C85814">
          <w:rPr>
            <w:szCs w:val="24"/>
          </w:rPr>
          <w:delText>%</w:delText>
        </w:r>
      </w:del>
      <w:r w:rsidRPr="00E0583F">
        <w:rPr>
          <w:szCs w:val="24"/>
        </w:rPr>
        <w:t xml:space="preserve"> at 1shot to 79.19</w:t>
      </w:r>
      <w:del w:id="1070" w:author="Chao Deng" w:date="2026-05-09T11:15:00Z" w16du:dateUtc="2026-05-09T03:15:00Z">
        <w:r w:rsidR="005A4FEA" w:rsidDel="00C85814">
          <w:rPr>
            <w:szCs w:val="24"/>
          </w:rPr>
          <w:delText>%</w:delText>
        </w:r>
      </w:del>
      <w:r w:rsidRPr="00E0583F">
        <w:rPr>
          <w:szCs w:val="24"/>
        </w:rPr>
        <w:t xml:space="preserve"> at 5</w:t>
      </w:r>
      <w:r w:rsidR="005A4FEA">
        <w:rPr>
          <w:szCs w:val="24"/>
        </w:rPr>
        <w:t xml:space="preserve"> </w:t>
      </w:r>
      <w:r w:rsidRPr="00E0583F">
        <w:rPr>
          <w:szCs w:val="24"/>
        </w:rPr>
        <w:t>shot</w:t>
      </w:r>
      <w:r w:rsidR="005A4FEA">
        <w:rPr>
          <w:szCs w:val="24"/>
        </w:rPr>
        <w:t>s,</w:t>
      </w:r>
      <w:r w:rsidRPr="00E0583F">
        <w:rPr>
          <w:szCs w:val="24"/>
        </w:rPr>
        <w:t xml:space="preserve"> and further to 82.87 at 10</w:t>
      </w:r>
      <w:r w:rsidR="005A4FEA">
        <w:rPr>
          <w:szCs w:val="24"/>
        </w:rPr>
        <w:t xml:space="preserve"> </w:t>
      </w:r>
      <w:r w:rsidRPr="00E0583F">
        <w:rPr>
          <w:szCs w:val="24"/>
        </w:rPr>
        <w:t>shot</w:t>
      </w:r>
      <w:r w:rsidR="005A4FEA">
        <w:rPr>
          <w:szCs w:val="24"/>
        </w:rPr>
        <w:t>s (</w:t>
      </w:r>
      <w:ins w:id="1071" w:author="Chao Deng" w:date="2026-05-09T11:15:00Z" w16du:dateUtc="2026-05-09T03:15:00Z">
        <w:r w:rsidR="00C85814" w:rsidRPr="005D4A8A">
          <w:rPr>
            <w:szCs w:val="24"/>
          </w:rPr>
          <w:fldChar w:fldCharType="begin"/>
        </w:r>
        <w:r w:rsidR="00C85814" w:rsidRPr="00FA6033">
          <w:rPr>
            <w:szCs w:val="24"/>
          </w:rPr>
          <w:instrText xml:space="preserve"> REF _Ref226658998 \h  \* MERGEFORMAT </w:instrText>
        </w:r>
        <w:r w:rsidR="00C85814" w:rsidRPr="005D4A8A">
          <w:rPr>
            <w:szCs w:val="24"/>
          </w:rPr>
        </w:r>
        <w:r w:rsidR="00C85814" w:rsidRPr="005D4A8A">
          <w:rPr>
            <w:szCs w:val="24"/>
          </w:rPr>
          <w:fldChar w:fldCharType="separate"/>
        </w:r>
        <w:r w:rsidR="00C85814" w:rsidRPr="00C85814">
          <w:rPr>
            <w:szCs w:val="24"/>
          </w:rPr>
          <w:t xml:space="preserve">Fig. </w:t>
        </w:r>
        <w:r w:rsidR="00C85814" w:rsidRPr="00C85814">
          <w:rPr>
            <w:noProof/>
            <w:szCs w:val="24"/>
          </w:rPr>
          <w:t>6</w:t>
        </w:r>
        <w:r w:rsidR="00C85814" w:rsidRPr="005D4A8A">
          <w:rPr>
            <w:szCs w:val="24"/>
          </w:rPr>
          <w:fldChar w:fldCharType="end"/>
        </w:r>
      </w:ins>
      <w:del w:id="1072" w:author="Chao Deng" w:date="2026-05-09T11:15:00Z" w16du:dateUtc="2026-05-09T03:15:00Z">
        <w:r w:rsidR="005A4FEA" w:rsidDel="00C85814">
          <w:rPr>
            <w:szCs w:val="24"/>
          </w:rPr>
          <w:delText>Fig. 5</w:delText>
        </w:r>
      </w:del>
      <w:r w:rsidR="005A4FEA">
        <w:rPr>
          <w:szCs w:val="24"/>
        </w:rPr>
        <w:t>b)</w:t>
      </w:r>
      <w:r w:rsidRPr="00E0583F">
        <w:rPr>
          <w:szCs w:val="24"/>
        </w:rPr>
        <w:t>. Meanwhile, the F1-score increases from 70.07</w:t>
      </w:r>
      <w:del w:id="1073" w:author="Chao Deng" w:date="2026-05-09T11:15:00Z" w16du:dateUtc="2026-05-09T03:15:00Z">
        <w:r w:rsidR="005A4FEA" w:rsidDel="00C85814">
          <w:rPr>
            <w:szCs w:val="24"/>
          </w:rPr>
          <w:delText>%</w:delText>
        </w:r>
      </w:del>
      <w:r w:rsidRPr="00E0583F">
        <w:rPr>
          <w:szCs w:val="24"/>
        </w:rPr>
        <w:t xml:space="preserve"> in the zero-shot setting to 87.96</w:t>
      </w:r>
      <w:del w:id="1074" w:author="Chao Deng" w:date="2026-05-09T11:15:00Z" w16du:dateUtc="2026-05-09T03:15:00Z">
        <w:r w:rsidR="005A4FEA" w:rsidDel="00C85814">
          <w:rPr>
            <w:szCs w:val="24"/>
          </w:rPr>
          <w:delText>%</w:delText>
        </w:r>
      </w:del>
      <w:r w:rsidRPr="00E0583F">
        <w:rPr>
          <w:szCs w:val="24"/>
        </w:rPr>
        <w:t>,</w:t>
      </w:r>
      <w:r w:rsidR="005A4FEA">
        <w:rPr>
          <w:szCs w:val="24"/>
        </w:rPr>
        <w:t xml:space="preserve"> r</w:t>
      </w:r>
      <w:r w:rsidRPr="00E0583F">
        <w:rPr>
          <w:szCs w:val="24"/>
        </w:rPr>
        <w:t>ecall rises from 56.23</w:t>
      </w:r>
      <w:del w:id="1075" w:author="Chao Deng" w:date="2026-05-09T11:15:00Z" w16du:dateUtc="2026-05-09T03:15:00Z">
        <w:r w:rsidR="005A4FEA" w:rsidDel="00C85814">
          <w:rPr>
            <w:szCs w:val="24"/>
          </w:rPr>
          <w:delText>%</w:delText>
        </w:r>
      </w:del>
      <w:r w:rsidRPr="00E0583F">
        <w:rPr>
          <w:szCs w:val="24"/>
        </w:rPr>
        <w:t xml:space="preserve"> to 83.99</w:t>
      </w:r>
      <w:del w:id="1076" w:author="Chao Deng" w:date="2026-05-09T11:15:00Z" w16du:dateUtc="2026-05-09T03:15:00Z">
        <w:r w:rsidR="005A4FEA" w:rsidDel="00C85814">
          <w:rPr>
            <w:szCs w:val="24"/>
          </w:rPr>
          <w:delText>%</w:delText>
        </w:r>
      </w:del>
      <w:r w:rsidRPr="00E0583F">
        <w:rPr>
          <w:szCs w:val="24"/>
        </w:rPr>
        <w:t xml:space="preserve">, and </w:t>
      </w:r>
      <w:r w:rsidR="005A4FEA">
        <w:rPr>
          <w:szCs w:val="24"/>
        </w:rPr>
        <w:t>a</w:t>
      </w:r>
      <w:r w:rsidRPr="00E0583F">
        <w:rPr>
          <w:szCs w:val="24"/>
        </w:rPr>
        <w:t>ccuracy improves from 59.91</w:t>
      </w:r>
      <w:del w:id="1077" w:author="Chao Deng" w:date="2026-05-09T11:15:00Z" w16du:dateUtc="2026-05-09T03:15:00Z">
        <w:r w:rsidR="005A4FEA" w:rsidDel="00C85814">
          <w:rPr>
            <w:szCs w:val="24"/>
          </w:rPr>
          <w:delText>%</w:delText>
        </w:r>
      </w:del>
      <w:r w:rsidRPr="00E0583F">
        <w:rPr>
          <w:szCs w:val="24"/>
        </w:rPr>
        <w:t xml:space="preserve"> to 80.81</w:t>
      </w:r>
      <w:del w:id="1078" w:author="Chao Deng" w:date="2026-05-09T11:15:00Z" w16du:dateUtc="2026-05-09T03:15:00Z">
        <w:r w:rsidR="005A4FEA" w:rsidDel="00C85814">
          <w:rPr>
            <w:szCs w:val="24"/>
          </w:rPr>
          <w:delText>%</w:delText>
        </w:r>
      </w:del>
      <w:r w:rsidR="005A4FEA">
        <w:rPr>
          <w:szCs w:val="24"/>
        </w:rPr>
        <w:t xml:space="preserve"> (</w:t>
      </w:r>
      <w:ins w:id="1079" w:author="Chao Deng" w:date="2026-05-09T11:15:00Z" w16du:dateUtc="2026-05-09T03:15:00Z">
        <w:r w:rsidR="00C85814" w:rsidRPr="005D4A8A">
          <w:rPr>
            <w:szCs w:val="24"/>
          </w:rPr>
          <w:fldChar w:fldCharType="begin"/>
        </w:r>
        <w:r w:rsidR="00C85814" w:rsidRPr="00FA6033">
          <w:rPr>
            <w:szCs w:val="24"/>
          </w:rPr>
          <w:instrText xml:space="preserve"> REF _Ref226658998 \h  \* MERGEFORMAT </w:instrText>
        </w:r>
        <w:r w:rsidR="00C85814" w:rsidRPr="005D4A8A">
          <w:rPr>
            <w:szCs w:val="24"/>
          </w:rPr>
        </w:r>
        <w:r w:rsidR="00C85814" w:rsidRPr="005D4A8A">
          <w:rPr>
            <w:szCs w:val="24"/>
          </w:rPr>
          <w:fldChar w:fldCharType="separate"/>
        </w:r>
        <w:r w:rsidR="00C85814" w:rsidRPr="00C85814">
          <w:rPr>
            <w:szCs w:val="24"/>
          </w:rPr>
          <w:t xml:space="preserve">Fig. </w:t>
        </w:r>
        <w:r w:rsidR="00C85814" w:rsidRPr="00C85814">
          <w:rPr>
            <w:noProof/>
            <w:szCs w:val="24"/>
          </w:rPr>
          <w:t>6</w:t>
        </w:r>
        <w:r w:rsidR="00C85814" w:rsidRPr="005D4A8A">
          <w:rPr>
            <w:szCs w:val="24"/>
          </w:rPr>
          <w:fldChar w:fldCharType="end"/>
        </w:r>
      </w:ins>
      <w:del w:id="1080" w:author="Chao Deng" w:date="2026-05-09T11:15:00Z" w16du:dateUtc="2026-05-09T03:15:00Z">
        <w:r w:rsidR="005A4FEA" w:rsidDel="00C85814">
          <w:rPr>
            <w:szCs w:val="24"/>
          </w:rPr>
          <w:delText>Fig. 5</w:delText>
        </w:r>
      </w:del>
      <w:r w:rsidR="005A4FEA">
        <w:rPr>
          <w:szCs w:val="24"/>
        </w:rPr>
        <w:t>b)</w:t>
      </w:r>
      <w:r w:rsidRPr="00E0583F">
        <w:rPr>
          <w:szCs w:val="24"/>
        </w:rPr>
        <w:t xml:space="preserve">. These results suggest that </w:t>
      </w:r>
      <w:r w:rsidRPr="00231AE7">
        <w:rPr>
          <w:szCs w:val="24"/>
          <w:lang w:val="en-US"/>
        </w:rPr>
        <w:t>mRModN</w:t>
      </w:r>
      <w:r w:rsidRPr="00E0583F">
        <w:rPr>
          <w:szCs w:val="24"/>
        </w:rPr>
        <w:t xml:space="preserve"> already possesses relatively strong initial recognition ability for m</w:t>
      </w:r>
      <w:r w:rsidRPr="00851C47">
        <w:rPr>
          <w:szCs w:val="24"/>
          <w:vertAlign w:val="superscript"/>
        </w:rPr>
        <w:t>6</w:t>
      </w:r>
      <w:r w:rsidRPr="00E0583F">
        <w:rPr>
          <w:szCs w:val="24"/>
        </w:rPr>
        <w:t xml:space="preserve">A under zero-shot transfer, and that a small number of target-domain samples </w:t>
      </w:r>
      <w:r w:rsidR="00C31856">
        <w:rPr>
          <w:szCs w:val="24"/>
        </w:rPr>
        <w:t>primarily</w:t>
      </w:r>
      <w:r w:rsidR="00C31856" w:rsidRPr="00E0583F">
        <w:rPr>
          <w:szCs w:val="24"/>
        </w:rPr>
        <w:t xml:space="preserve"> </w:t>
      </w:r>
      <w:r w:rsidRPr="00E0583F">
        <w:rPr>
          <w:szCs w:val="24"/>
        </w:rPr>
        <w:t>contributes to boundary refinement and threshold calibration. A plau</w:t>
      </w:r>
      <w:r w:rsidRPr="009223C3">
        <w:rPr>
          <w:szCs w:val="24"/>
        </w:rPr>
        <w:t>sible explanation is that m</w:t>
      </w:r>
      <w:r w:rsidRPr="00851C47">
        <w:rPr>
          <w:szCs w:val="24"/>
          <w:vertAlign w:val="superscript"/>
        </w:rPr>
        <w:t>6</w:t>
      </w:r>
      <w:r w:rsidRPr="009223C3">
        <w:rPr>
          <w:szCs w:val="24"/>
        </w:rPr>
        <w:t>A is the most extensively studied RNA modification and is supported by the richest data resources</w:t>
      </w:r>
      <w:r w:rsidR="00C31856">
        <w:rPr>
          <w:szCs w:val="24"/>
          <w:lang w:val="en-US"/>
        </w:rPr>
        <w:t xml:space="preserve">. Furthermore, </w:t>
      </w:r>
      <w:r w:rsidRPr="009223C3">
        <w:rPr>
          <w:szCs w:val="24"/>
        </w:rPr>
        <w:t xml:space="preserve">its local motifs and contextual patterns are relatively conserved across species, </w:t>
      </w:r>
      <w:r w:rsidR="00C31856">
        <w:rPr>
          <w:szCs w:val="24"/>
        </w:rPr>
        <w:t>enabling</w:t>
      </w:r>
      <w:r w:rsidR="00C31856" w:rsidRPr="009223C3">
        <w:rPr>
          <w:szCs w:val="24"/>
        </w:rPr>
        <w:t xml:space="preserve"> </w:t>
      </w:r>
      <w:r w:rsidRPr="009223C3">
        <w:rPr>
          <w:szCs w:val="24"/>
        </w:rPr>
        <w:t xml:space="preserve">the pre-trained model to learn more </w:t>
      </w:r>
      <w:r w:rsidR="00C31856">
        <w:rPr>
          <w:szCs w:val="24"/>
        </w:rPr>
        <w:t xml:space="preserve">highly </w:t>
      </w:r>
      <w:r w:rsidRPr="009223C3">
        <w:rPr>
          <w:szCs w:val="24"/>
        </w:rPr>
        <w:t>transferable common features.</w:t>
      </w:r>
    </w:p>
    <w:p w14:paraId="097680A0" w14:textId="5024169E" w:rsidR="002E1906" w:rsidRPr="0090649A" w:rsidRDefault="00C31856" w:rsidP="002E1906">
      <w:pPr>
        <w:rPr>
          <w:szCs w:val="24"/>
        </w:rPr>
      </w:pPr>
      <w:r>
        <w:rPr>
          <w:szCs w:val="24"/>
        </w:rPr>
        <w:t>T</w:t>
      </w:r>
      <w:r w:rsidR="002E1906" w:rsidRPr="005D4A8A">
        <w:rPr>
          <w:szCs w:val="24"/>
        </w:rPr>
        <w:t xml:space="preserve">he transfer behaviour of </w:t>
      </w:r>
      <w:r w:rsidR="002E1906" w:rsidRPr="00231AE7">
        <w:rPr>
          <w:szCs w:val="24"/>
          <w:lang w:val="en-US"/>
        </w:rPr>
        <w:t>Ψ</w:t>
      </w:r>
      <w:r w:rsidR="002E1906" w:rsidRPr="005D4A8A">
        <w:rPr>
          <w:szCs w:val="24"/>
        </w:rPr>
        <w:t xml:space="preserve"> differs substantially from that of m</w:t>
      </w:r>
      <w:r w:rsidR="002E1906" w:rsidRPr="00851C47">
        <w:rPr>
          <w:szCs w:val="24"/>
          <w:vertAlign w:val="superscript"/>
        </w:rPr>
        <w:t>5</w:t>
      </w:r>
      <w:r w:rsidR="002E1906" w:rsidRPr="005D4A8A">
        <w:rPr>
          <w:szCs w:val="24"/>
        </w:rPr>
        <w:t>C and m</w:t>
      </w:r>
      <w:r w:rsidR="002E1906" w:rsidRPr="00851C47">
        <w:rPr>
          <w:szCs w:val="24"/>
          <w:vertAlign w:val="superscript"/>
        </w:rPr>
        <w:t>6</w:t>
      </w:r>
      <w:r w:rsidR="002E1906" w:rsidRPr="005D4A8A">
        <w:rPr>
          <w:szCs w:val="24"/>
        </w:rPr>
        <w:t xml:space="preserve">A. Under the zero-shot setting, </w:t>
      </w:r>
      <w:r w:rsidR="002E1906" w:rsidRPr="00231AE7">
        <w:rPr>
          <w:szCs w:val="24"/>
          <w:lang w:val="en-US"/>
        </w:rPr>
        <w:t>mRModN</w:t>
      </w:r>
      <w:r w:rsidR="002E1906" w:rsidRPr="005D4A8A">
        <w:rPr>
          <w:szCs w:val="24"/>
        </w:rPr>
        <w:t xml:space="preserve"> achieves an AUC of only 39.2</w:t>
      </w:r>
      <w:del w:id="1081" w:author="Chao Deng" w:date="2026-05-09T11:15:00Z" w16du:dateUtc="2026-05-09T03:15:00Z">
        <w:r w:rsidR="001F23AB" w:rsidDel="00C85814">
          <w:rPr>
            <w:szCs w:val="24"/>
          </w:rPr>
          <w:delText>%</w:delText>
        </w:r>
      </w:del>
      <w:r w:rsidR="002E1906" w:rsidRPr="005D4A8A">
        <w:rPr>
          <w:szCs w:val="24"/>
        </w:rPr>
        <w:t>1, an AUPRC of 10.96</w:t>
      </w:r>
      <w:del w:id="1082" w:author="Chao Deng" w:date="2026-05-09T11:15:00Z" w16du:dateUtc="2026-05-09T03:15:00Z">
        <w:r w:rsidR="001F23AB" w:rsidDel="00C85814">
          <w:rPr>
            <w:szCs w:val="24"/>
          </w:rPr>
          <w:delText>%</w:delText>
        </w:r>
      </w:del>
      <w:r w:rsidR="002E1906" w:rsidRPr="005D4A8A">
        <w:rPr>
          <w:szCs w:val="24"/>
        </w:rPr>
        <w:t>, and an F1-score of 11.07</w:t>
      </w:r>
      <w:del w:id="1083" w:author="Chao Deng" w:date="2026-05-09T11:15:00Z" w16du:dateUtc="2026-05-09T03:15:00Z">
        <w:r w:rsidR="001F23AB" w:rsidDel="00C85814">
          <w:rPr>
            <w:szCs w:val="24"/>
          </w:rPr>
          <w:delText>%</w:delText>
        </w:r>
      </w:del>
      <w:r w:rsidR="001F23AB">
        <w:rPr>
          <w:szCs w:val="24"/>
          <w:lang w:val="en-US"/>
        </w:rPr>
        <w:t xml:space="preserve"> (</w:t>
      </w:r>
      <w:ins w:id="1084" w:author="Chao Deng" w:date="2026-05-09T11:15:00Z" w16du:dateUtc="2026-05-09T03:15:00Z">
        <w:r w:rsidR="00C85814" w:rsidRPr="005D4A8A">
          <w:rPr>
            <w:szCs w:val="24"/>
          </w:rPr>
          <w:fldChar w:fldCharType="begin"/>
        </w:r>
        <w:r w:rsidR="00C85814" w:rsidRPr="00FA6033">
          <w:rPr>
            <w:szCs w:val="24"/>
          </w:rPr>
          <w:instrText xml:space="preserve"> REF _Ref226658998 \h  \* MERGEFORMAT </w:instrText>
        </w:r>
        <w:r w:rsidR="00C85814" w:rsidRPr="005D4A8A">
          <w:rPr>
            <w:szCs w:val="24"/>
          </w:rPr>
        </w:r>
        <w:r w:rsidR="00C85814" w:rsidRPr="005D4A8A">
          <w:rPr>
            <w:szCs w:val="24"/>
          </w:rPr>
          <w:fldChar w:fldCharType="separate"/>
        </w:r>
        <w:r w:rsidR="00C85814" w:rsidRPr="00C85814">
          <w:rPr>
            <w:szCs w:val="24"/>
          </w:rPr>
          <w:t xml:space="preserve">Fig. </w:t>
        </w:r>
        <w:r w:rsidR="00C85814" w:rsidRPr="00C85814">
          <w:rPr>
            <w:noProof/>
            <w:szCs w:val="24"/>
          </w:rPr>
          <w:t>6</w:t>
        </w:r>
        <w:r w:rsidR="00C85814" w:rsidRPr="005D4A8A">
          <w:rPr>
            <w:szCs w:val="24"/>
          </w:rPr>
          <w:fldChar w:fldCharType="end"/>
        </w:r>
      </w:ins>
      <w:ins w:id="1085" w:author="Chao Deng" w:date="2026-05-09T11:16:00Z" w16du:dateUtc="2026-05-09T03:16:00Z">
        <w:r w:rsidR="000A5BF4">
          <w:rPr>
            <w:rFonts w:hint="eastAsia"/>
            <w:szCs w:val="24"/>
          </w:rPr>
          <w:t>c</w:t>
        </w:r>
      </w:ins>
      <w:del w:id="1086" w:author="Chao Deng" w:date="2026-05-09T11:15:00Z" w16du:dateUtc="2026-05-09T03:15:00Z">
        <w:r w:rsidR="001F23AB" w:rsidDel="00C85814">
          <w:rPr>
            <w:szCs w:val="24"/>
            <w:lang w:val="en-US"/>
          </w:rPr>
          <w:delText>Fig *</w:delText>
        </w:r>
      </w:del>
      <w:r w:rsidR="001F23AB">
        <w:rPr>
          <w:szCs w:val="24"/>
          <w:lang w:val="en-US"/>
        </w:rPr>
        <w:t>)</w:t>
      </w:r>
      <w:r w:rsidR="002E1906" w:rsidRPr="005D4A8A">
        <w:rPr>
          <w:szCs w:val="24"/>
        </w:rPr>
        <w:t xml:space="preserve">, indicating that the </w:t>
      </w:r>
      <w:r w:rsidR="002E1906" w:rsidRPr="00231AE7">
        <w:rPr>
          <w:szCs w:val="24"/>
          <w:lang w:val="en-US"/>
        </w:rPr>
        <w:t>Ψ</w:t>
      </w:r>
      <w:r w:rsidR="002E1906" w:rsidRPr="005D4A8A">
        <w:rPr>
          <w:szCs w:val="24"/>
        </w:rPr>
        <w:t>-related features learned from human data cannot be directly transferr</w:t>
      </w:r>
      <w:r w:rsidR="002E1906" w:rsidRPr="00E0583F">
        <w:rPr>
          <w:szCs w:val="24"/>
        </w:rPr>
        <w:t>ed to the plant domain. However, once a small number of target-domain samples is introduced, the model performance improves rapidly: the AUC increases to 59.78</w:t>
      </w:r>
      <w:del w:id="1087" w:author="Chao Deng" w:date="2026-05-09T11:16:00Z" w16du:dateUtc="2026-05-09T03:16:00Z">
        <w:r w:rsidR="001F23AB" w:rsidDel="000A5BF4">
          <w:rPr>
            <w:szCs w:val="24"/>
          </w:rPr>
          <w:delText>%</w:delText>
        </w:r>
      </w:del>
      <w:r w:rsidR="002E1906" w:rsidRPr="00E0583F">
        <w:rPr>
          <w:szCs w:val="24"/>
        </w:rPr>
        <w:t xml:space="preserve"> at 1</w:t>
      </w:r>
      <w:r w:rsidR="001F23AB">
        <w:rPr>
          <w:szCs w:val="24"/>
        </w:rPr>
        <w:t xml:space="preserve"> </w:t>
      </w:r>
      <w:r w:rsidR="002E1906" w:rsidRPr="00E0583F">
        <w:rPr>
          <w:szCs w:val="24"/>
        </w:rPr>
        <w:t>shot, 73.64</w:t>
      </w:r>
      <w:del w:id="1088" w:author="Chao Deng" w:date="2026-05-09T11:16:00Z" w16du:dateUtc="2026-05-09T03:16:00Z">
        <w:r w:rsidR="001F23AB" w:rsidDel="000A5BF4">
          <w:rPr>
            <w:szCs w:val="24"/>
          </w:rPr>
          <w:delText>%</w:delText>
        </w:r>
      </w:del>
      <w:r w:rsidR="002E1906" w:rsidRPr="00E0583F">
        <w:rPr>
          <w:szCs w:val="24"/>
        </w:rPr>
        <w:t xml:space="preserve"> at 5</w:t>
      </w:r>
      <w:r w:rsidR="001F23AB">
        <w:rPr>
          <w:szCs w:val="24"/>
        </w:rPr>
        <w:t xml:space="preserve"> </w:t>
      </w:r>
      <w:r w:rsidR="002E1906" w:rsidRPr="00E0583F">
        <w:rPr>
          <w:szCs w:val="24"/>
        </w:rPr>
        <w:t>shot</w:t>
      </w:r>
      <w:r w:rsidR="001F23AB">
        <w:rPr>
          <w:szCs w:val="24"/>
        </w:rPr>
        <w:t>s</w:t>
      </w:r>
      <w:r w:rsidR="002E1906" w:rsidRPr="00E0583F">
        <w:rPr>
          <w:szCs w:val="24"/>
        </w:rPr>
        <w:t>, and 76.55</w:t>
      </w:r>
      <w:del w:id="1089" w:author="Chao Deng" w:date="2026-05-09T11:16:00Z" w16du:dateUtc="2026-05-09T03:16:00Z">
        <w:r w:rsidR="001F23AB" w:rsidDel="000A5BF4">
          <w:rPr>
            <w:szCs w:val="24"/>
          </w:rPr>
          <w:delText>%</w:delText>
        </w:r>
      </w:del>
      <w:r w:rsidR="002E1906" w:rsidRPr="00E0583F">
        <w:rPr>
          <w:szCs w:val="24"/>
        </w:rPr>
        <w:t xml:space="preserve"> at 10</w:t>
      </w:r>
      <w:r w:rsidR="001F23AB">
        <w:rPr>
          <w:szCs w:val="24"/>
        </w:rPr>
        <w:t xml:space="preserve"> </w:t>
      </w:r>
      <w:r w:rsidR="002E1906" w:rsidRPr="00E0583F">
        <w:rPr>
          <w:szCs w:val="24"/>
        </w:rPr>
        <w:t>shot</w:t>
      </w:r>
      <w:r w:rsidR="001F23AB">
        <w:rPr>
          <w:szCs w:val="24"/>
        </w:rPr>
        <w:t>s</w:t>
      </w:r>
      <w:r w:rsidR="002E1906" w:rsidRPr="00E0583F">
        <w:rPr>
          <w:szCs w:val="24"/>
        </w:rPr>
        <w:t>, while the F1-score rises from 11.07</w:t>
      </w:r>
      <w:del w:id="1090" w:author="Chao Deng" w:date="2026-05-09T11:16:00Z" w16du:dateUtc="2026-05-09T03:16:00Z">
        <w:r w:rsidR="001F23AB" w:rsidDel="000A5BF4">
          <w:rPr>
            <w:szCs w:val="24"/>
          </w:rPr>
          <w:delText>%</w:delText>
        </w:r>
      </w:del>
      <w:r w:rsidR="002E1906" w:rsidRPr="00E0583F">
        <w:rPr>
          <w:szCs w:val="24"/>
        </w:rPr>
        <w:t xml:space="preserve"> to 21.35</w:t>
      </w:r>
      <w:del w:id="1091" w:author="Chao Deng" w:date="2026-05-09T11:16:00Z" w16du:dateUtc="2026-05-09T03:16:00Z">
        <w:r w:rsidR="001F23AB" w:rsidDel="000A5BF4">
          <w:rPr>
            <w:szCs w:val="24"/>
          </w:rPr>
          <w:delText>%</w:delText>
        </w:r>
      </w:del>
      <w:r w:rsidR="002E1906" w:rsidRPr="00E0583F">
        <w:rPr>
          <w:szCs w:val="24"/>
        </w:rPr>
        <w:t>, 38.97</w:t>
      </w:r>
      <w:del w:id="1092" w:author="Chao Deng" w:date="2026-05-09T11:16:00Z" w16du:dateUtc="2026-05-09T03:16:00Z">
        <w:r w:rsidR="001F23AB" w:rsidDel="000A5BF4">
          <w:rPr>
            <w:szCs w:val="24"/>
          </w:rPr>
          <w:delText>%</w:delText>
        </w:r>
      </w:del>
      <w:r w:rsidR="002E1906" w:rsidRPr="00E0583F">
        <w:rPr>
          <w:szCs w:val="24"/>
        </w:rPr>
        <w:t>, and 34.62</w:t>
      </w:r>
      <w:del w:id="1093" w:author="Chao Deng" w:date="2026-05-09T11:16:00Z" w16du:dateUtc="2026-05-09T03:16:00Z">
        <w:r w:rsidR="001F23AB" w:rsidDel="000A5BF4">
          <w:rPr>
            <w:szCs w:val="24"/>
          </w:rPr>
          <w:delText>%</w:delText>
        </w:r>
      </w:del>
      <w:r w:rsidR="002E1906" w:rsidRPr="00E0583F">
        <w:rPr>
          <w:szCs w:val="24"/>
        </w:rPr>
        <w:t>, respectively</w:t>
      </w:r>
      <w:r w:rsidR="001F23AB">
        <w:rPr>
          <w:szCs w:val="24"/>
        </w:rPr>
        <w:t xml:space="preserve"> (</w:t>
      </w:r>
      <w:ins w:id="1094" w:author="Chao Deng" w:date="2026-05-09T11:16:00Z" w16du:dateUtc="2026-05-09T03:16:00Z">
        <w:r w:rsidR="000A5BF4" w:rsidRPr="005D4A8A">
          <w:rPr>
            <w:szCs w:val="24"/>
          </w:rPr>
          <w:fldChar w:fldCharType="begin"/>
        </w:r>
        <w:r w:rsidR="000A5BF4" w:rsidRPr="00FA6033">
          <w:rPr>
            <w:szCs w:val="24"/>
          </w:rPr>
          <w:instrText xml:space="preserve"> REF _Ref226658998 \h  \* MERGEFORMAT </w:instrText>
        </w:r>
        <w:r w:rsidR="000A5BF4" w:rsidRPr="005D4A8A">
          <w:rPr>
            <w:szCs w:val="24"/>
          </w:rPr>
        </w:r>
        <w:r w:rsidR="000A5BF4" w:rsidRPr="005D4A8A">
          <w:rPr>
            <w:szCs w:val="24"/>
          </w:rPr>
          <w:fldChar w:fldCharType="separate"/>
        </w:r>
        <w:r w:rsidR="000A5BF4" w:rsidRPr="00C85814">
          <w:rPr>
            <w:szCs w:val="24"/>
          </w:rPr>
          <w:t xml:space="preserve">Fig. </w:t>
        </w:r>
        <w:r w:rsidR="000A5BF4" w:rsidRPr="00C85814">
          <w:rPr>
            <w:noProof/>
            <w:szCs w:val="24"/>
          </w:rPr>
          <w:t>6</w:t>
        </w:r>
        <w:r w:rsidR="000A5BF4" w:rsidRPr="005D4A8A">
          <w:rPr>
            <w:szCs w:val="24"/>
          </w:rPr>
          <w:fldChar w:fldCharType="end"/>
        </w:r>
        <w:r w:rsidR="000A5BF4">
          <w:rPr>
            <w:rFonts w:hint="eastAsia"/>
            <w:szCs w:val="24"/>
          </w:rPr>
          <w:t>c</w:t>
        </w:r>
      </w:ins>
      <w:del w:id="1095" w:author="Chao Deng" w:date="2026-05-09T11:16:00Z" w16du:dateUtc="2026-05-09T03:16:00Z">
        <w:r w:rsidR="001F23AB" w:rsidDel="000A5BF4">
          <w:rPr>
            <w:szCs w:val="24"/>
          </w:rPr>
          <w:delText>Fig *</w:delText>
        </w:r>
      </w:del>
      <w:r w:rsidR="001F23AB">
        <w:rPr>
          <w:szCs w:val="24"/>
        </w:rPr>
        <w:t>)</w:t>
      </w:r>
      <w:r w:rsidR="002E1906" w:rsidRPr="00E0583F">
        <w:rPr>
          <w:szCs w:val="24"/>
        </w:rPr>
        <w:t xml:space="preserve">. These results indicate that although </w:t>
      </w:r>
      <w:r w:rsidR="002E1906" w:rsidRPr="00231AE7">
        <w:rPr>
          <w:szCs w:val="24"/>
          <w:lang w:val="en-US"/>
        </w:rPr>
        <w:t>Ψ</w:t>
      </w:r>
      <w:r w:rsidR="002E1906" w:rsidRPr="00E0583F">
        <w:rPr>
          <w:szCs w:val="24"/>
        </w:rPr>
        <w:t xml:space="preserve"> shows weak zero-shot transferability, it is highly sensitive to limited target-domain supervision, and the model can adapt quickly once fine-tuning data become available. Notably, the F</w:t>
      </w:r>
      <w:r w:rsidR="002E1906" w:rsidRPr="009223C3">
        <w:rPr>
          <w:szCs w:val="24"/>
        </w:rPr>
        <w:t>1-score at 5</w:t>
      </w:r>
      <w:r w:rsidR="001F23AB">
        <w:rPr>
          <w:szCs w:val="24"/>
        </w:rPr>
        <w:t xml:space="preserve"> </w:t>
      </w:r>
      <w:r w:rsidR="002E1906" w:rsidRPr="009223C3">
        <w:rPr>
          <w:szCs w:val="24"/>
        </w:rPr>
        <w:t>shot</w:t>
      </w:r>
      <w:r w:rsidR="001F23AB">
        <w:rPr>
          <w:szCs w:val="24"/>
        </w:rPr>
        <w:t>s</w:t>
      </w:r>
      <w:r w:rsidR="002E1906" w:rsidRPr="009223C3">
        <w:rPr>
          <w:szCs w:val="24"/>
        </w:rPr>
        <w:t xml:space="preserve"> is higher than that at 10</w:t>
      </w:r>
      <w:r w:rsidR="001F23AB">
        <w:rPr>
          <w:szCs w:val="24"/>
        </w:rPr>
        <w:t xml:space="preserve"> </w:t>
      </w:r>
      <w:r w:rsidR="002E1906" w:rsidRPr="009223C3">
        <w:rPr>
          <w:szCs w:val="24"/>
        </w:rPr>
        <w:t>shot</w:t>
      </w:r>
      <w:r w:rsidR="001F23AB">
        <w:rPr>
          <w:szCs w:val="24"/>
        </w:rPr>
        <w:t>s</w:t>
      </w:r>
      <w:r w:rsidR="002E1906" w:rsidRPr="009223C3">
        <w:rPr>
          <w:szCs w:val="24"/>
        </w:rPr>
        <w:t>, whereas the AUC continues to improve to 76.55</w:t>
      </w:r>
      <w:del w:id="1096" w:author="Chao Deng" w:date="2026-05-09T11:16:00Z" w16du:dateUtc="2026-05-09T03:16:00Z">
        <w:r w:rsidR="001F23AB" w:rsidDel="000A5BF4">
          <w:rPr>
            <w:szCs w:val="24"/>
          </w:rPr>
          <w:delText>%</w:delText>
        </w:r>
      </w:del>
      <w:r w:rsidR="002E1906" w:rsidRPr="009223C3">
        <w:rPr>
          <w:szCs w:val="24"/>
        </w:rPr>
        <w:t xml:space="preserve"> at 10</w:t>
      </w:r>
      <w:r w:rsidR="001F23AB">
        <w:rPr>
          <w:szCs w:val="24"/>
        </w:rPr>
        <w:t xml:space="preserve"> </w:t>
      </w:r>
      <w:r w:rsidR="002E1906" w:rsidRPr="009223C3">
        <w:rPr>
          <w:szCs w:val="24"/>
        </w:rPr>
        <w:t>shot</w:t>
      </w:r>
      <w:r w:rsidR="001F23AB">
        <w:rPr>
          <w:szCs w:val="24"/>
        </w:rPr>
        <w:t>s (</w:t>
      </w:r>
      <w:ins w:id="1097" w:author="Chao Deng" w:date="2026-05-09T11:16:00Z" w16du:dateUtc="2026-05-09T03:16:00Z">
        <w:r w:rsidR="000A5BF4" w:rsidRPr="005D4A8A">
          <w:rPr>
            <w:szCs w:val="24"/>
          </w:rPr>
          <w:fldChar w:fldCharType="begin"/>
        </w:r>
        <w:r w:rsidR="000A5BF4" w:rsidRPr="00FA6033">
          <w:rPr>
            <w:szCs w:val="24"/>
          </w:rPr>
          <w:instrText xml:space="preserve"> REF _Ref226658998 \h  \* MERGEFORMAT </w:instrText>
        </w:r>
        <w:r w:rsidR="000A5BF4" w:rsidRPr="005D4A8A">
          <w:rPr>
            <w:szCs w:val="24"/>
          </w:rPr>
        </w:r>
        <w:r w:rsidR="000A5BF4" w:rsidRPr="005D4A8A">
          <w:rPr>
            <w:szCs w:val="24"/>
          </w:rPr>
          <w:fldChar w:fldCharType="separate"/>
        </w:r>
        <w:r w:rsidR="000A5BF4" w:rsidRPr="00C85814">
          <w:rPr>
            <w:szCs w:val="24"/>
          </w:rPr>
          <w:t xml:space="preserve">Fig. </w:t>
        </w:r>
        <w:r w:rsidR="000A5BF4" w:rsidRPr="00C85814">
          <w:rPr>
            <w:noProof/>
            <w:szCs w:val="24"/>
          </w:rPr>
          <w:t>6</w:t>
        </w:r>
        <w:r w:rsidR="000A5BF4" w:rsidRPr="005D4A8A">
          <w:rPr>
            <w:szCs w:val="24"/>
          </w:rPr>
          <w:fldChar w:fldCharType="end"/>
        </w:r>
        <w:r w:rsidR="000A5BF4">
          <w:rPr>
            <w:rFonts w:hint="eastAsia"/>
            <w:szCs w:val="24"/>
          </w:rPr>
          <w:t>c</w:t>
        </w:r>
      </w:ins>
      <w:del w:id="1098" w:author="Chao Deng" w:date="2026-05-09T11:16:00Z" w16du:dateUtc="2026-05-09T03:16:00Z">
        <w:r w:rsidR="001F23AB" w:rsidDel="000A5BF4">
          <w:rPr>
            <w:szCs w:val="24"/>
          </w:rPr>
          <w:delText>Fig *</w:delText>
        </w:r>
      </w:del>
      <w:r w:rsidR="001F23AB">
        <w:rPr>
          <w:szCs w:val="24"/>
        </w:rPr>
        <w:t>)</w:t>
      </w:r>
      <w:r w:rsidR="002E1906" w:rsidRPr="009223C3">
        <w:rPr>
          <w:szCs w:val="24"/>
        </w:rPr>
        <w:t>. This suggests that although the model’s overall ranking ability continues to improve with more training samples, the balance between</w:t>
      </w:r>
      <w:r w:rsidR="001F23AB">
        <w:rPr>
          <w:szCs w:val="24"/>
        </w:rPr>
        <w:t xml:space="preserve"> p</w:t>
      </w:r>
      <w:r w:rsidR="002E1906" w:rsidRPr="009223C3">
        <w:rPr>
          <w:szCs w:val="24"/>
        </w:rPr>
        <w:t xml:space="preserve">recision and </w:t>
      </w:r>
      <w:r w:rsidR="001F23AB">
        <w:rPr>
          <w:szCs w:val="24"/>
        </w:rPr>
        <w:t>r</w:t>
      </w:r>
      <w:r w:rsidR="002E1906" w:rsidRPr="009223C3">
        <w:rPr>
          <w:szCs w:val="24"/>
        </w:rPr>
        <w:t xml:space="preserve">ecall at a fixed decision threshold may still fluctuate, meaning that not all evaluation metrics increase synchronously. Overall, the </w:t>
      </w:r>
      <w:r w:rsidR="002E1906" w:rsidRPr="00231AE7">
        <w:rPr>
          <w:szCs w:val="24"/>
          <w:lang w:val="en-US"/>
        </w:rPr>
        <w:t>Ψ</w:t>
      </w:r>
      <w:r w:rsidR="002E1906" w:rsidRPr="009223C3">
        <w:rPr>
          <w:szCs w:val="24"/>
        </w:rPr>
        <w:t xml:space="preserve"> results suggest that this modification type exhibits stronger cross-species distributional divergence and therefore requires a small amount of target-domain data for effective domain adaptation.</w:t>
      </w:r>
    </w:p>
    <w:p w14:paraId="2231334C" w14:textId="6803A176" w:rsidR="002E1906" w:rsidRPr="009223C3" w:rsidRDefault="002E1906" w:rsidP="002E1906">
      <w:pPr>
        <w:rPr>
          <w:szCs w:val="24"/>
        </w:rPr>
      </w:pPr>
      <w:r w:rsidRPr="0090649A">
        <w:rPr>
          <w:szCs w:val="24"/>
        </w:rPr>
        <w:t>Taken together, the</w:t>
      </w:r>
      <w:r w:rsidR="0018178B">
        <w:rPr>
          <w:rFonts w:hint="eastAsia"/>
          <w:szCs w:val="24"/>
        </w:rPr>
        <w:t>se</w:t>
      </w:r>
      <w:r w:rsidRPr="0090649A">
        <w:rPr>
          <w:szCs w:val="24"/>
        </w:rPr>
        <w:t xml:space="preserve"> results </w:t>
      </w:r>
      <w:r w:rsidRPr="00E0583F">
        <w:rPr>
          <w:szCs w:val="24"/>
        </w:rPr>
        <w:t xml:space="preserve">indicate that </w:t>
      </w:r>
      <w:r w:rsidRPr="00231AE7">
        <w:rPr>
          <w:szCs w:val="24"/>
          <w:lang w:val="en-US"/>
        </w:rPr>
        <w:t>mRModN</w:t>
      </w:r>
      <w:r w:rsidRPr="00E0583F">
        <w:rPr>
          <w:szCs w:val="24"/>
        </w:rPr>
        <w:t xml:space="preserve"> achieves </w:t>
      </w:r>
      <w:r w:rsidR="0018178B">
        <w:rPr>
          <w:szCs w:val="24"/>
        </w:rPr>
        <w:t>robust</w:t>
      </w:r>
      <w:r w:rsidR="0018178B" w:rsidRPr="00E0583F">
        <w:rPr>
          <w:szCs w:val="24"/>
        </w:rPr>
        <w:t xml:space="preserve"> </w:t>
      </w:r>
      <w:r w:rsidRPr="00E0583F">
        <w:rPr>
          <w:szCs w:val="24"/>
        </w:rPr>
        <w:t xml:space="preserve">overall performance in cross-species few-shot transfer learning, although the degree of transfer difficulty varies across modification types. </w:t>
      </w:r>
      <w:r w:rsidR="0018178B">
        <w:rPr>
          <w:szCs w:val="24"/>
        </w:rPr>
        <w:t xml:space="preserve">Specifically, </w:t>
      </w:r>
      <w:r w:rsidRPr="00E0583F">
        <w:rPr>
          <w:szCs w:val="24"/>
        </w:rPr>
        <w:t>m</w:t>
      </w:r>
      <w:r w:rsidRPr="00851C47">
        <w:rPr>
          <w:szCs w:val="24"/>
          <w:vertAlign w:val="superscript"/>
        </w:rPr>
        <w:t>6</w:t>
      </w:r>
      <w:r w:rsidRPr="00E0583F">
        <w:rPr>
          <w:szCs w:val="24"/>
        </w:rPr>
        <w:t xml:space="preserve">A already </w:t>
      </w:r>
      <w:r w:rsidR="0018178B">
        <w:rPr>
          <w:szCs w:val="24"/>
        </w:rPr>
        <w:t>exhibits</w:t>
      </w:r>
      <w:r w:rsidR="0018178B" w:rsidRPr="00E0583F">
        <w:rPr>
          <w:szCs w:val="24"/>
        </w:rPr>
        <w:t xml:space="preserve"> </w:t>
      </w:r>
      <w:r w:rsidRPr="00E0583F">
        <w:rPr>
          <w:szCs w:val="24"/>
        </w:rPr>
        <w:t xml:space="preserve">strong transferability under the zero-shot </w:t>
      </w:r>
      <w:r w:rsidRPr="00E0583F">
        <w:rPr>
          <w:szCs w:val="24"/>
        </w:rPr>
        <w:lastRenderedPageBreak/>
        <w:t xml:space="preserve">setting, indicating that its cross-species features are relatively stable. </w:t>
      </w:r>
      <w:r w:rsidR="0018178B">
        <w:rPr>
          <w:szCs w:val="24"/>
        </w:rPr>
        <w:t xml:space="preserve">Meanwhile, </w:t>
      </w:r>
      <w:r w:rsidRPr="00E0583F">
        <w:rPr>
          <w:szCs w:val="24"/>
        </w:rPr>
        <w:t>m</w:t>
      </w:r>
      <w:r w:rsidRPr="00851C47">
        <w:rPr>
          <w:szCs w:val="24"/>
          <w:vertAlign w:val="superscript"/>
        </w:rPr>
        <w:t>5</w:t>
      </w:r>
      <w:r w:rsidRPr="00E0583F">
        <w:rPr>
          <w:szCs w:val="24"/>
        </w:rPr>
        <w:t xml:space="preserve">C requires a moderate number of target-domain samples before </w:t>
      </w:r>
      <w:r w:rsidR="0018178B">
        <w:rPr>
          <w:szCs w:val="24"/>
        </w:rPr>
        <w:t xml:space="preserve">its </w:t>
      </w:r>
      <w:r w:rsidRPr="00E0583F">
        <w:rPr>
          <w:szCs w:val="24"/>
        </w:rPr>
        <w:t xml:space="preserve">performance improves substantially, suggesting an intermediate level of transfer difficulty. By contrast, </w:t>
      </w:r>
      <w:r w:rsidRPr="00231AE7">
        <w:rPr>
          <w:szCs w:val="24"/>
          <w:lang w:val="en-US"/>
        </w:rPr>
        <w:t>Ψ</w:t>
      </w:r>
      <w:r w:rsidRPr="00E0583F">
        <w:rPr>
          <w:szCs w:val="24"/>
        </w:rPr>
        <w:t xml:space="preserve"> </w:t>
      </w:r>
      <w:r w:rsidR="0018178B">
        <w:rPr>
          <w:szCs w:val="24"/>
        </w:rPr>
        <w:t>yields</w:t>
      </w:r>
      <w:r w:rsidR="0018178B" w:rsidRPr="00E0583F">
        <w:rPr>
          <w:szCs w:val="24"/>
        </w:rPr>
        <w:t xml:space="preserve"> </w:t>
      </w:r>
      <w:r w:rsidR="0018178B">
        <w:rPr>
          <w:szCs w:val="24"/>
        </w:rPr>
        <w:t>the lowest performance</w:t>
      </w:r>
      <w:r w:rsidR="0018178B" w:rsidRPr="00E0583F">
        <w:rPr>
          <w:szCs w:val="24"/>
        </w:rPr>
        <w:t xml:space="preserve"> </w:t>
      </w:r>
      <w:r w:rsidRPr="009223C3">
        <w:rPr>
          <w:szCs w:val="24"/>
        </w:rPr>
        <w:t xml:space="preserve">in the zero-shot setting but improves most rapidly </w:t>
      </w:r>
      <w:del w:id="1099" w:author="Chao Deng" w:date="2026-05-09T12:06:00Z" w16du:dateUtc="2026-05-09T04:06:00Z">
        <w:r w:rsidR="0018178B" w:rsidDel="004E5F44">
          <w:rPr>
            <w:szCs w:val="24"/>
          </w:rPr>
          <w:delText xml:space="preserve">upon </w:delText>
        </w:r>
        <w:r w:rsidR="0018178B" w:rsidRPr="009223C3" w:rsidDel="004E5F44">
          <w:rPr>
            <w:szCs w:val="24"/>
          </w:rPr>
          <w:delText xml:space="preserve"> </w:delText>
        </w:r>
        <w:r w:rsidRPr="009223C3" w:rsidDel="004E5F44">
          <w:rPr>
            <w:szCs w:val="24"/>
          </w:rPr>
          <w:delText>introduc</w:delText>
        </w:r>
        <w:r w:rsidR="0018178B" w:rsidDel="004E5F44">
          <w:rPr>
            <w:szCs w:val="24"/>
          </w:rPr>
          <w:delText>tion</w:delText>
        </w:r>
      </w:del>
      <w:ins w:id="1100" w:author="Chao Deng" w:date="2026-05-09T12:06:00Z" w16du:dateUtc="2026-05-09T04:06:00Z">
        <w:r w:rsidR="004E5F44">
          <w:rPr>
            <w:szCs w:val="24"/>
          </w:rPr>
          <w:t xml:space="preserve">upon </w:t>
        </w:r>
        <w:r w:rsidR="004E5F44" w:rsidRPr="009223C3">
          <w:rPr>
            <w:szCs w:val="24"/>
          </w:rPr>
          <w:t>introduction</w:t>
        </w:r>
      </w:ins>
      <w:r w:rsidRPr="009223C3">
        <w:rPr>
          <w:szCs w:val="24"/>
        </w:rPr>
        <w:t xml:space="preserve"> a small number of target-domain samples, indicating greater sensitivity to target-domain calibration. Overall, these findings demonstrate that </w:t>
      </w:r>
      <w:r w:rsidRPr="00231AE7">
        <w:rPr>
          <w:szCs w:val="24"/>
          <w:lang w:val="en-US"/>
        </w:rPr>
        <w:t>mRModN</w:t>
      </w:r>
      <w:r w:rsidRPr="009223C3">
        <w:rPr>
          <w:szCs w:val="24"/>
        </w:rPr>
        <w:t xml:space="preserve"> can not only learn modification-recognition patterns in the source domain</w:t>
      </w:r>
      <w:r w:rsidR="0018178B">
        <w:rPr>
          <w:szCs w:val="24"/>
        </w:rPr>
        <w:t xml:space="preserve"> </w:t>
      </w:r>
      <w:r w:rsidRPr="009223C3">
        <w:rPr>
          <w:szCs w:val="24"/>
        </w:rPr>
        <w:t xml:space="preserve">but can also achieve </w:t>
      </w:r>
      <w:r w:rsidR="0018178B">
        <w:rPr>
          <w:szCs w:val="24"/>
        </w:rPr>
        <w:t>sucdessful</w:t>
      </w:r>
      <w:r w:rsidR="0018178B" w:rsidRPr="009223C3">
        <w:rPr>
          <w:szCs w:val="24"/>
        </w:rPr>
        <w:t xml:space="preserve"> </w:t>
      </w:r>
      <w:r w:rsidRPr="009223C3">
        <w:rPr>
          <w:szCs w:val="24"/>
        </w:rPr>
        <w:t>transfer with limited target-domain supervision, highlighting its strong potential for cross-species applications.</w:t>
      </w:r>
    </w:p>
    <w:p w14:paraId="5489B4CA" w14:textId="62E28DA8" w:rsidR="002E1906" w:rsidRPr="005D4A8A" w:rsidRDefault="0092221F" w:rsidP="0092221F">
      <w:pPr>
        <w:pStyle w:val="a2"/>
        <w:rPr>
          <w:lang w:val="en-US"/>
        </w:rPr>
      </w:pPr>
      <w:r w:rsidRPr="0092221F">
        <w:drawing>
          <wp:inline distT="0" distB="0" distL="0" distR="0" wp14:anchorId="28615FDE" wp14:editId="583673E5">
            <wp:extent cx="5943600" cy="6036945"/>
            <wp:effectExtent l="0" t="0" r="0" b="0"/>
            <wp:docPr id="1926548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8779" name="Picture 19265487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036945"/>
                    </a:xfrm>
                    <a:prstGeom prst="rect">
                      <a:avLst/>
                    </a:prstGeom>
                  </pic:spPr>
                </pic:pic>
              </a:graphicData>
            </a:graphic>
          </wp:inline>
        </w:drawing>
      </w:r>
    </w:p>
    <w:p w14:paraId="41E97C7A" w14:textId="76AC3C06" w:rsidR="002E1906" w:rsidRPr="00EE2269" w:rsidDel="000C79D5" w:rsidRDefault="002E1906" w:rsidP="009D1186">
      <w:pPr>
        <w:pStyle w:val="Caption"/>
        <w:rPr>
          <w:del w:id="1101" w:author="Chao Deng" w:date="2026-05-07T16:58:00Z" w16du:dateUtc="2026-05-07T08:58:00Z"/>
          <w:rFonts w:ascii="SimSun" w:eastAsia="SimSun" w:hAnsi="SimSun" w:cs="SimSun"/>
          <w:lang w:val="en-US"/>
          <w:rPrChange w:id="1102" w:author="Chao Deng" w:date="2026-05-07T17:08:00Z" w16du:dateUtc="2026-05-07T09:08:00Z">
            <w:rPr>
              <w:del w:id="1103" w:author="Chao Deng" w:date="2026-05-07T16:58:00Z" w16du:dateUtc="2026-05-07T08:58:00Z"/>
              <w:lang w:val="en-US"/>
            </w:rPr>
          </w:rPrChange>
        </w:rPr>
      </w:pPr>
      <w:bookmarkStart w:id="1104" w:name="_Ref226658998"/>
      <w:r w:rsidRPr="006161D5">
        <w:lastRenderedPageBreak/>
        <w:t xml:space="preserve">Fig. </w:t>
      </w:r>
      <w:r w:rsidRPr="006161D5">
        <w:fldChar w:fldCharType="begin"/>
      </w:r>
      <w:r w:rsidRPr="006161D5">
        <w:instrText xml:space="preserve"> SEQ Fig. \* ARABIC </w:instrText>
      </w:r>
      <w:r w:rsidRPr="006161D5">
        <w:fldChar w:fldCharType="separate"/>
      </w:r>
      <w:ins w:id="1105" w:author="Chao Deng" w:date="2026-05-09T11:14:00Z" w16du:dateUtc="2026-05-09T03:14:00Z">
        <w:r w:rsidR="00C85814">
          <w:rPr>
            <w:noProof/>
          </w:rPr>
          <w:t>6</w:t>
        </w:r>
      </w:ins>
      <w:del w:id="1106" w:author="Chao Deng" w:date="2026-05-08T21:27:00Z" w16du:dateUtc="2026-05-08T13:27:00Z">
        <w:r w:rsidR="00ED73F3" w:rsidDel="009F240D">
          <w:rPr>
            <w:noProof/>
          </w:rPr>
          <w:delText>5</w:delText>
        </w:r>
      </w:del>
      <w:r w:rsidRPr="006161D5">
        <w:fldChar w:fldCharType="end"/>
      </w:r>
      <w:bookmarkEnd w:id="1104"/>
      <w:r w:rsidRPr="006161D5">
        <w:t xml:space="preserve"> </w:t>
      </w:r>
      <w:r w:rsidRPr="006161D5">
        <w:rPr>
          <w:lang w:val="en-US"/>
        </w:rPr>
        <w:t xml:space="preserve">Application Performance of </w:t>
      </w:r>
      <w:r w:rsidRPr="00231AE7">
        <w:rPr>
          <w:lang w:val="en-US"/>
        </w:rPr>
        <w:t>mRModN</w:t>
      </w:r>
      <w:r w:rsidRPr="006161D5">
        <w:rPr>
          <w:lang w:val="en-US"/>
        </w:rPr>
        <w:t xml:space="preserve"> on RNA Modification Datasets</w:t>
      </w:r>
      <w:ins w:id="1107" w:author="Chao Deng" w:date="2026-05-07T16:58:00Z" w16du:dateUtc="2026-05-07T08:58:00Z">
        <w:r w:rsidR="000C79D5">
          <w:rPr>
            <w:rFonts w:ascii="SimSun" w:eastAsia="SimSun" w:hAnsi="SimSun" w:cs="SimSun" w:hint="eastAsia"/>
          </w:rPr>
          <w:t xml:space="preserve">. </w:t>
        </w:r>
      </w:ins>
    </w:p>
    <w:p w14:paraId="35593F05" w14:textId="098A9CC2" w:rsidR="002E1906" w:rsidRPr="006161D5" w:rsidRDefault="002E1906" w:rsidP="009D1186">
      <w:pPr>
        <w:pStyle w:val="Caption"/>
      </w:pPr>
      <w:r w:rsidRPr="006161D5">
        <w:t xml:space="preserve">(a)(b)(c): </w:t>
      </w:r>
      <w:ins w:id="1108" w:author="Chao Deng" w:date="2026-05-07T21:17:00Z" w16du:dateUtc="2026-05-07T13:17:00Z">
        <w:r w:rsidR="003F60E0" w:rsidRPr="003F60E0">
          <w:t>Few-shot transfer learning classification performance of mRModN on the plant-derived PRMD-m dataset for m5C, m6A, and Ψ, respectively. The bubble size is positively correlated with the performance metric value.</w:t>
        </w:r>
        <w:r w:rsidR="003F60E0" w:rsidRPr="003F60E0" w:rsidDel="003F60E0">
          <w:t xml:space="preserve"> </w:t>
        </w:r>
      </w:ins>
      <w:ins w:id="1109" w:author="Chao Deng" w:date="2026-05-07T21:18:00Z" w16du:dateUtc="2026-05-07T13:18:00Z">
        <w:r w:rsidR="008A6162" w:rsidRPr="008A6162">
          <w:t>For m5C, mRModN shows moderate zero-shot transferability, while substantial performance improvement emerges only when the number of target-domain samples reaches 10 shots, indicating an intermediate level of transfer difficulty.</w:t>
        </w:r>
        <w:r w:rsidR="008A6162">
          <w:rPr>
            <w:rFonts w:hint="eastAsia"/>
          </w:rPr>
          <w:t xml:space="preserve"> </w:t>
        </w:r>
        <w:r w:rsidR="008A6162" w:rsidRPr="008A6162">
          <w:t>For m6A, mRModN already exhibits strong zero-shot transfer performance and improves steadily with additional labeled samples, suggesting that m6A-associated features are relatively conserved across species.</w:t>
        </w:r>
        <w:r w:rsidR="008A6162">
          <w:rPr>
            <w:rFonts w:hint="eastAsia"/>
          </w:rPr>
          <w:t xml:space="preserve"> </w:t>
        </w:r>
        <w:r w:rsidR="008A6162" w:rsidRPr="008A6162">
          <w:t>For Ψ, mRModN shows weak zero-shot transferability but improves rapidly under few-shot fine-tuning, indicating high sensitivity to limited target-domain supervision and a stronger need for domain adaptation.</w:t>
        </w:r>
      </w:ins>
      <w:del w:id="1110" w:author="Chao Deng" w:date="2026-05-07T21:17:00Z" w16du:dateUtc="2026-05-07T13:17:00Z">
        <w:r w:rsidRPr="006161D5" w:rsidDel="003F60E0">
          <w:delText xml:space="preserve">Few-shot transfer learning classification performance of </w:delText>
        </w:r>
        <w:r w:rsidRPr="00231AE7" w:rsidDel="003F60E0">
          <w:rPr>
            <w:lang w:val="en-US"/>
          </w:rPr>
          <w:delText>mRModN</w:delText>
        </w:r>
        <w:r w:rsidRPr="006161D5" w:rsidDel="003F60E0">
          <w:delText xml:space="preserve"> on the plant dataset PRMD-</w:delText>
        </w:r>
        <w:r w:rsidDel="003F60E0">
          <w:delText>m</w:delText>
        </w:r>
        <w:r w:rsidRPr="006161D5" w:rsidDel="003F60E0">
          <w:delText xml:space="preserve"> for m</w:delText>
        </w:r>
        <w:r w:rsidRPr="00851C47" w:rsidDel="003F60E0">
          <w:rPr>
            <w:vertAlign w:val="superscript"/>
          </w:rPr>
          <w:delText>5</w:delText>
        </w:r>
        <w:r w:rsidRPr="006161D5" w:rsidDel="003F60E0">
          <w:delText>C, m</w:delText>
        </w:r>
        <w:r w:rsidRPr="00851C47" w:rsidDel="003F60E0">
          <w:rPr>
            <w:vertAlign w:val="superscript"/>
          </w:rPr>
          <w:delText>6</w:delText>
        </w:r>
        <w:r w:rsidRPr="006161D5" w:rsidDel="003F60E0">
          <w:delText xml:space="preserve">A, and </w:delText>
        </w:r>
        <w:r w:rsidRPr="00231AE7" w:rsidDel="003F60E0">
          <w:rPr>
            <w:lang w:val="en-US"/>
          </w:rPr>
          <w:delText>Ψ</w:delText>
        </w:r>
        <w:r w:rsidRPr="006161D5" w:rsidDel="003F60E0">
          <w:delText xml:space="preserve"> modifications, respectively</w:delText>
        </w:r>
        <w:r w:rsidR="00F71EE0" w:rsidDel="003F60E0">
          <w:delText>.</w:delText>
        </w:r>
        <w:r w:rsidRPr="006161D5" w:rsidDel="003F60E0">
          <w:delText xml:space="preserve"> </w:delText>
        </w:r>
      </w:del>
      <w:r w:rsidRPr="006161D5">
        <w:t xml:space="preserve">(d): </w:t>
      </w:r>
      <w:ins w:id="1111" w:author="Chao Deng" w:date="2026-05-07T21:19:00Z" w16du:dateUtc="2026-05-07T13:19:00Z">
        <w:r w:rsidR="00E04EEF" w:rsidRPr="00E04EEF">
          <w:t>Zero-shot localization performance of mRModN on the third-generation sequencing dataset (direct ONT). Pie charts closer to a full circle indicate higher Recall values. Even without downstream fine-tuning, mRModN achieves strong localization performance, with Recall increasing markedly at larger Top-K thresholds, demonstrating robust generalization to nanopore-based m6A site localization.</w:t>
        </w:r>
        <w:r w:rsidR="00E04EEF" w:rsidRPr="00E04EEF" w:rsidDel="00E04EEF">
          <w:t xml:space="preserve"> </w:t>
        </w:r>
      </w:ins>
      <w:del w:id="1112" w:author="Chao Deng" w:date="2026-05-07T21:19:00Z" w16du:dateUtc="2026-05-07T13:19:00Z">
        <w:r w:rsidRPr="006161D5" w:rsidDel="00E04EEF">
          <w:delText xml:space="preserve">Zero-shot localization performance of </w:delText>
        </w:r>
        <w:r w:rsidRPr="00231AE7" w:rsidDel="00E04EEF">
          <w:rPr>
            <w:lang w:val="en-US"/>
          </w:rPr>
          <w:delText>mRModN</w:delText>
        </w:r>
        <w:r w:rsidRPr="006161D5" w:rsidDel="00E04EEF">
          <w:delText xml:space="preserve"> on the third-generation sequencing dataset (direct ONT)</w:delText>
        </w:r>
        <w:r w:rsidR="00F71EE0" w:rsidDel="00E04EEF">
          <w:delText>.</w:delText>
        </w:r>
        <w:r w:rsidRPr="006161D5" w:rsidDel="00E04EEF">
          <w:delText xml:space="preserve"> </w:delText>
        </w:r>
      </w:del>
      <w:r w:rsidRPr="006161D5">
        <w:t xml:space="preserve">(e): </w:t>
      </w:r>
      <w:ins w:id="1113" w:author="Chao Deng" w:date="2026-05-07T21:19:00Z" w16du:dateUtc="2026-05-07T13:19:00Z">
        <w:r w:rsidR="00E04EEF" w:rsidRPr="00E04EEF">
          <w:t>Illustration of the legend and distribution of RNA modification sites in the direct ONT dataset. The violin plot depicts the distribution, frequency, and density of modification sites, and the white dot indicates the median number of modification sites per sequence. The plot shows that multiple m6A sites frequently coexist within a single third-generation sequencing read, with up to 20 modification sites observed in one sequence, while most sequences contain more than two modified nucleotides.</w:t>
        </w:r>
      </w:ins>
      <w:del w:id="1114" w:author="Chao Deng" w:date="2026-05-07T21:19:00Z" w16du:dateUtc="2026-05-07T13:19:00Z">
        <w:r w:rsidRPr="006161D5" w:rsidDel="00E04EEF">
          <w:delText>Illustration of the legend, where the violin plot depicts the distribution, frequency, and density of RNA modification sites in the third-generation sequencing dataset</w:delText>
        </w:r>
        <w:r w:rsidR="007F19C8" w:rsidDel="00E04EEF">
          <w:delText xml:space="preserve"> (direct ONT)</w:delText>
        </w:r>
        <w:r w:rsidRPr="006161D5" w:rsidDel="00E04EEF">
          <w:delText>.</w:delText>
        </w:r>
      </w:del>
    </w:p>
    <w:p w14:paraId="3BD36F78" w14:textId="6B43A09C" w:rsidR="002E1906" w:rsidRPr="0090649A" w:rsidRDefault="0018178B" w:rsidP="002E1906">
      <w:pPr>
        <w:pStyle w:val="a0"/>
        <w:rPr>
          <w:szCs w:val="24"/>
        </w:rPr>
      </w:pPr>
      <w:r w:rsidRPr="005D4A8A">
        <w:rPr>
          <w:szCs w:val="24"/>
        </w:rPr>
        <w:t>Im</w:t>
      </w:r>
      <w:r w:rsidRPr="00E0583F">
        <w:rPr>
          <w:szCs w:val="24"/>
        </w:rPr>
        <w:t>plement</w:t>
      </w:r>
      <w:r w:rsidRPr="005F2A62">
        <w:rPr>
          <w:szCs w:val="24"/>
        </w:rPr>
        <w:t>a</w:t>
      </w:r>
      <w:r w:rsidRPr="009223C3">
        <w:rPr>
          <w:szCs w:val="24"/>
        </w:rPr>
        <w:t>tio</w:t>
      </w:r>
      <w:r w:rsidRPr="0090649A">
        <w:rPr>
          <w:szCs w:val="24"/>
        </w:rPr>
        <w:t>n</w:t>
      </w:r>
      <w:r w:rsidR="002E1906" w:rsidRPr="0090649A">
        <w:rPr>
          <w:szCs w:val="24"/>
        </w:rPr>
        <w:t xml:space="preserve"> of </w:t>
      </w:r>
      <w:r w:rsidR="002E1906" w:rsidRPr="00231AE7">
        <w:rPr>
          <w:szCs w:val="24"/>
          <w:lang w:val="en-US"/>
        </w:rPr>
        <w:t>mRModN</w:t>
      </w:r>
      <w:r w:rsidR="002E1906" w:rsidRPr="0090649A">
        <w:rPr>
          <w:szCs w:val="24"/>
        </w:rPr>
        <w:t xml:space="preserve"> in third-generation sequencing data</w:t>
      </w:r>
    </w:p>
    <w:p w14:paraId="39682177" w14:textId="080666C1" w:rsidR="002E1906" w:rsidRPr="00E0583F" w:rsidRDefault="002E1906" w:rsidP="002E1906">
      <w:pPr>
        <w:rPr>
          <w:szCs w:val="24"/>
        </w:rPr>
      </w:pPr>
      <w:r w:rsidRPr="0090649A">
        <w:rPr>
          <w:szCs w:val="24"/>
        </w:rPr>
        <w:t>Third-generation single-molecule sequencing technology, namely Direct RNA Sequencing (DRS)</w:t>
      </w:r>
      <w:r w:rsidRPr="005D4A8A">
        <w:rPr>
          <w:szCs w:val="24"/>
        </w:rPr>
        <w:fldChar w:fldCharType="begin">
          <w:fldData xml:space="preserve">PEVuZE5vdGU+PENpdGU+PEF1dGhvcj5PenNvbGFrPC9BdXRob3I+PFllYXI+MjAwOTwvWWVhcj48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</w:fldData>
        </w:fldChar>
      </w:r>
      <w:r w:rsidR="009E0B76">
        <w:rPr>
          <w:szCs w:val="24"/>
        </w:rPr>
        <w:instrText xml:space="preserve"> ADDIN EN.CITE </w:instrText>
      </w:r>
      <w:r w:rsidR="009E0B76">
        <w:rPr>
          <w:szCs w:val="24"/>
        </w:rPr>
        <w:fldChar w:fldCharType="begin">
          <w:fldData xml:space="preserve">PEVuZE5vdGU+PENpdGU+PEF1dGhvcj5PenNvbGFrPC9BdXRob3I+PFllYXI+MjAwOTwvWWVhcj48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</w:fldData>
        </w:fldChar>
      </w:r>
      <w:r w:rsidR="009E0B76">
        <w:rPr>
          <w:szCs w:val="24"/>
        </w:rPr>
        <w:instrText xml:space="preserve"> ADDIN EN.CITE.DATA </w:instrText>
      </w:r>
      <w:r w:rsidR="009E0B76">
        <w:rPr>
          <w:szCs w:val="24"/>
        </w:rPr>
      </w:r>
      <w:r w:rsidR="009E0B76">
        <w:rPr>
          <w:szCs w:val="24"/>
        </w:rPr>
        <w:fldChar w:fldCharType="end"/>
      </w:r>
      <w:r w:rsidRPr="005D4A8A">
        <w:rPr>
          <w:szCs w:val="24"/>
        </w:rPr>
        <w:fldChar w:fldCharType="separate"/>
      </w:r>
      <w:r w:rsidR="009E0B76">
        <w:rPr>
          <w:noProof/>
          <w:szCs w:val="24"/>
        </w:rPr>
        <w:t>[58-61]</w:t>
      </w:r>
      <w:r w:rsidRPr="005D4A8A">
        <w:rPr>
          <w:szCs w:val="24"/>
        </w:rPr>
        <w:fldChar w:fldCharType="end"/>
      </w:r>
      <w:r w:rsidRPr="005D4A8A">
        <w:rPr>
          <w:szCs w:val="24"/>
        </w:rPr>
        <w:t xml:space="preserve">, enables real-time monitoring of ionic current fluctuations as nucleotides pass through nanopores, thereby directly capturing the </w:t>
      </w:r>
      <w:r w:rsidR="00B40DF0">
        <w:rPr>
          <w:szCs w:val="24"/>
        </w:rPr>
        <w:t>native</w:t>
      </w:r>
      <w:r w:rsidR="00B40DF0" w:rsidRPr="005D4A8A">
        <w:rPr>
          <w:szCs w:val="24"/>
        </w:rPr>
        <w:t xml:space="preserve"> </w:t>
      </w:r>
      <w:r w:rsidRPr="005D4A8A">
        <w:rPr>
          <w:szCs w:val="24"/>
        </w:rPr>
        <w:t xml:space="preserve">RNA modification states. Compared with second-generation sequencing technologies based on chemical treatments, DRS exhibits significant advantages in both </w:t>
      </w:r>
      <w:r w:rsidR="00B40DF0">
        <w:rPr>
          <w:szCs w:val="24"/>
        </w:rPr>
        <w:t>detection</w:t>
      </w:r>
      <w:r w:rsidR="00B40DF0" w:rsidRPr="005D4A8A">
        <w:rPr>
          <w:szCs w:val="24"/>
        </w:rPr>
        <w:t xml:space="preserve"> </w:t>
      </w:r>
      <w:r w:rsidRPr="005D4A8A">
        <w:rPr>
          <w:szCs w:val="24"/>
        </w:rPr>
        <w:t xml:space="preserve">accuracy and preservation of modification signals. However, </w:t>
      </w:r>
      <w:r w:rsidR="00B40DF0">
        <w:rPr>
          <w:szCs w:val="24"/>
        </w:rPr>
        <w:t xml:space="preserve">because </w:t>
      </w:r>
      <w:r w:rsidRPr="005D4A8A">
        <w:rPr>
          <w:szCs w:val="24"/>
        </w:rPr>
        <w:t xml:space="preserve">nanopore sequencing technology is </w:t>
      </w:r>
      <w:r w:rsidR="00B40DF0">
        <w:rPr>
          <w:szCs w:val="24"/>
        </w:rPr>
        <w:t>continuously</w:t>
      </w:r>
      <w:r w:rsidR="00B40DF0" w:rsidRPr="005D4A8A">
        <w:rPr>
          <w:szCs w:val="24"/>
        </w:rPr>
        <w:t xml:space="preserve"> </w:t>
      </w:r>
      <w:r w:rsidRPr="005D4A8A">
        <w:rPr>
          <w:szCs w:val="24"/>
        </w:rPr>
        <w:t xml:space="preserve">evolving and experimental costs remain relatively high, </w:t>
      </w:r>
      <w:r w:rsidR="00B40DF0">
        <w:rPr>
          <w:szCs w:val="24"/>
        </w:rPr>
        <w:t xml:space="preserve">the </w:t>
      </w:r>
      <w:r w:rsidRPr="005D4A8A">
        <w:rPr>
          <w:szCs w:val="24"/>
        </w:rPr>
        <w:t>large-scale applications of</w:t>
      </w:r>
      <w:r w:rsidRPr="00E0583F">
        <w:rPr>
          <w:szCs w:val="24"/>
        </w:rPr>
        <w:t xml:space="preserve"> third-generation sequencing are </w:t>
      </w:r>
      <w:r w:rsidR="00B40DF0">
        <w:rPr>
          <w:szCs w:val="24"/>
        </w:rPr>
        <w:t xml:space="preserve">currently </w:t>
      </w:r>
      <w:r w:rsidRPr="00E0583F">
        <w:rPr>
          <w:szCs w:val="24"/>
        </w:rPr>
        <w:t>constrained by economic and technical barriers in most research institutions.</w:t>
      </w:r>
      <w:r w:rsidRPr="00FA6033">
        <w:rPr>
          <w:szCs w:val="24"/>
        </w:rPr>
        <w:t xml:space="preserve"> </w:t>
      </w:r>
      <w:r w:rsidRPr="005D4A8A">
        <w:rPr>
          <w:szCs w:val="24"/>
        </w:rPr>
        <w:t xml:space="preserve">Motivated by this, we applied the </w:t>
      </w:r>
      <w:r w:rsidRPr="00327E15">
        <w:rPr>
          <w:szCs w:val="24"/>
        </w:rPr>
        <w:t>mRModN</w:t>
      </w:r>
      <w:r w:rsidRPr="005D4A8A">
        <w:rPr>
          <w:szCs w:val="24"/>
        </w:rPr>
        <w:t xml:space="preserve"> model to </w:t>
      </w:r>
      <w:r w:rsidR="00B40DF0">
        <w:rPr>
          <w:szCs w:val="24"/>
        </w:rPr>
        <w:t>a</w:t>
      </w:r>
      <w:r w:rsidR="00B40DF0" w:rsidRPr="005D4A8A">
        <w:rPr>
          <w:szCs w:val="24"/>
        </w:rPr>
        <w:t xml:space="preserve"> </w:t>
      </w:r>
      <w:r w:rsidRPr="005D4A8A">
        <w:rPr>
          <w:szCs w:val="24"/>
        </w:rPr>
        <w:t xml:space="preserve">third-generation sequencing dataset (direct ONT) to evaluate its few-shot transfer capability in modification localization tasks, </w:t>
      </w:r>
      <w:r w:rsidR="00B40DF0">
        <w:rPr>
          <w:szCs w:val="24"/>
        </w:rPr>
        <w:t>aiming</w:t>
      </w:r>
      <w:r w:rsidR="00B40DF0" w:rsidRPr="005D4A8A">
        <w:rPr>
          <w:szCs w:val="24"/>
        </w:rPr>
        <w:t xml:space="preserve"> </w:t>
      </w:r>
      <w:r w:rsidRPr="005D4A8A">
        <w:rPr>
          <w:szCs w:val="24"/>
        </w:rPr>
        <w:t>to explore a -cost-efficiency</w:t>
      </w:r>
      <w:r w:rsidR="00B40DF0">
        <w:rPr>
          <w:szCs w:val="24"/>
        </w:rPr>
        <w:t xml:space="preserve"> and high efficient </w:t>
      </w:r>
      <w:r w:rsidR="00B40DF0" w:rsidRPr="00E0583F">
        <w:rPr>
          <w:szCs w:val="24"/>
        </w:rPr>
        <w:t xml:space="preserve">solution </w:t>
      </w:r>
      <w:r w:rsidR="00B40DF0">
        <w:rPr>
          <w:szCs w:val="24"/>
        </w:rPr>
        <w:t xml:space="preserve">for </w:t>
      </w:r>
      <w:r w:rsidRPr="00E0583F">
        <w:rPr>
          <w:szCs w:val="24"/>
        </w:rPr>
        <w:t>modification detection.</w:t>
      </w:r>
    </w:p>
    <w:p w14:paraId="6AD8A805" w14:textId="1A53C3C1" w:rsidR="002E1906" w:rsidRPr="00E0583F" w:rsidRDefault="00B40DF0" w:rsidP="002E1906">
      <w:pPr>
        <w:rPr>
          <w:szCs w:val="24"/>
        </w:rPr>
      </w:pPr>
      <w:r>
        <w:rPr>
          <w:rFonts w:hint="eastAsia"/>
          <w:szCs w:val="24"/>
        </w:rPr>
        <w:t>Not</w:t>
      </w:r>
      <w:r>
        <w:rPr>
          <w:szCs w:val="24"/>
          <w:lang w:val="en-US"/>
        </w:rPr>
        <w:t xml:space="preserve">ably, </w:t>
      </w:r>
      <w:r>
        <w:rPr>
          <w:szCs w:val="24"/>
        </w:rPr>
        <w:t>t</w:t>
      </w:r>
      <w:r w:rsidR="002E1906" w:rsidRPr="005D4A8A">
        <w:rPr>
          <w:szCs w:val="24"/>
        </w:rPr>
        <w:t xml:space="preserve">he third-generation sequencing dataset </w:t>
      </w:r>
      <w:r>
        <w:rPr>
          <w:szCs w:val="24"/>
        </w:rPr>
        <w:t>exclusively comprises m</w:t>
      </w:r>
      <w:r w:rsidRPr="00D61B8E">
        <w:rPr>
          <w:szCs w:val="24"/>
          <w:vertAlign w:val="superscript"/>
        </w:rPr>
        <w:t>6</w:t>
      </w:r>
      <w:r>
        <w:rPr>
          <w:szCs w:val="24"/>
        </w:rPr>
        <w:t>A modifications. This dataset is</w:t>
      </w:r>
      <w:r w:rsidRPr="005D4A8A">
        <w:rPr>
          <w:szCs w:val="24"/>
        </w:rPr>
        <w:t xml:space="preserve"> </w:t>
      </w:r>
      <w:r w:rsidR="002E1906" w:rsidRPr="005D4A8A">
        <w:rPr>
          <w:szCs w:val="24"/>
        </w:rPr>
        <w:t xml:space="preserve">characterized by a large number of modification sites and </w:t>
      </w:r>
      <w:r>
        <w:rPr>
          <w:szCs w:val="24"/>
        </w:rPr>
        <w:t>substantial</w:t>
      </w:r>
      <w:r w:rsidRPr="005D4A8A">
        <w:rPr>
          <w:szCs w:val="24"/>
        </w:rPr>
        <w:t xml:space="preserve"> </w:t>
      </w:r>
      <w:r w:rsidR="002E1906" w:rsidRPr="005D4A8A">
        <w:rPr>
          <w:szCs w:val="24"/>
        </w:rPr>
        <w:t>heterogeneity in their distribution across sequences</w:t>
      </w:r>
      <w:r w:rsidR="00F04869">
        <w:rPr>
          <w:szCs w:val="24"/>
        </w:rPr>
        <w:t xml:space="preserve"> </w:t>
      </w:r>
      <w:r w:rsidR="00F04869">
        <w:rPr>
          <w:szCs w:val="24"/>
          <w:lang w:val="en-US"/>
        </w:rPr>
        <w:t>(</w:t>
      </w:r>
      <w:ins w:id="1115" w:author="Chao Deng" w:date="2026-05-09T11:18:00Z" w16du:dateUtc="2026-05-09T03:18:00Z">
        <w:r w:rsidR="00174011" w:rsidRPr="005D4A8A">
          <w:rPr>
            <w:szCs w:val="24"/>
          </w:rPr>
          <w:fldChar w:fldCharType="begin"/>
        </w:r>
        <w:r w:rsidR="00174011" w:rsidRPr="00FA6033">
          <w:rPr>
            <w:szCs w:val="24"/>
          </w:rPr>
          <w:instrText xml:space="preserve"> REF _Ref226658998 \h  \* MERGEFORMAT </w:instrText>
        </w:r>
        <w:r w:rsidR="00174011" w:rsidRPr="005D4A8A">
          <w:rPr>
            <w:szCs w:val="24"/>
          </w:rPr>
        </w:r>
        <w:r w:rsidR="00174011" w:rsidRPr="005D4A8A">
          <w:rPr>
            <w:szCs w:val="24"/>
          </w:rPr>
          <w:fldChar w:fldCharType="separate"/>
        </w:r>
        <w:r w:rsidR="00174011" w:rsidRPr="00C85814">
          <w:rPr>
            <w:szCs w:val="24"/>
          </w:rPr>
          <w:t xml:space="preserve">Fig. </w:t>
        </w:r>
        <w:r w:rsidR="00174011" w:rsidRPr="00C85814">
          <w:rPr>
            <w:noProof/>
            <w:szCs w:val="24"/>
          </w:rPr>
          <w:t>6</w:t>
        </w:r>
        <w:r w:rsidR="00174011" w:rsidRPr="005D4A8A">
          <w:rPr>
            <w:szCs w:val="24"/>
          </w:rPr>
          <w:fldChar w:fldCharType="end"/>
        </w:r>
      </w:ins>
      <w:del w:id="1116" w:author="Chao Deng" w:date="2026-05-09T11:18:00Z" w16du:dateUtc="2026-05-09T03:18:00Z">
        <w:r w:rsidR="00F04869" w:rsidDel="00174011">
          <w:rPr>
            <w:szCs w:val="24"/>
            <w:lang w:val="en-US"/>
          </w:rPr>
          <w:delText>Fig. 5</w:delText>
        </w:r>
      </w:del>
      <w:r w:rsidR="003B604F">
        <w:rPr>
          <w:szCs w:val="24"/>
          <w:lang w:val="en-US"/>
        </w:rPr>
        <w:t>e</w:t>
      </w:r>
      <w:r w:rsidR="00F04869">
        <w:rPr>
          <w:szCs w:val="24"/>
          <w:lang w:val="en-US"/>
        </w:rPr>
        <w:t>)</w:t>
      </w:r>
      <w:r w:rsidR="002E1906" w:rsidRPr="005D4A8A">
        <w:rPr>
          <w:szCs w:val="24"/>
        </w:rPr>
        <w:t xml:space="preserve">. In the experimental setup, the </w:t>
      </w:r>
      <w:r w:rsidR="002E1906" w:rsidRPr="00327E15">
        <w:rPr>
          <w:szCs w:val="24"/>
        </w:rPr>
        <w:t>mRModN</w:t>
      </w:r>
      <w:r w:rsidR="002E1906" w:rsidRPr="005D4A8A">
        <w:rPr>
          <w:szCs w:val="24"/>
        </w:rPr>
        <w:t xml:space="preserve"> model pre-trained on the HRMD-</w:t>
      </w:r>
      <w:r w:rsidR="002E1906">
        <w:rPr>
          <w:szCs w:val="24"/>
        </w:rPr>
        <w:t>m</w:t>
      </w:r>
      <w:r w:rsidR="002E1906" w:rsidRPr="005D4A8A">
        <w:rPr>
          <w:szCs w:val="24"/>
        </w:rPr>
        <w:t xml:space="preserve"> dataset was directly transferred to the </w:t>
      </w:r>
      <w:r w:rsidR="002E1906" w:rsidRPr="00E0583F">
        <w:rPr>
          <w:szCs w:val="24"/>
        </w:rPr>
        <w:t>direct ONT dataset without any downstream fine-tuning.</w:t>
      </w:r>
    </w:p>
    <w:p w14:paraId="14B2C733" w14:textId="13BBBEE8" w:rsidR="002E1906" w:rsidRPr="00E0583F" w:rsidRDefault="00B40DF0" w:rsidP="002E1906">
      <w:pPr>
        <w:rPr>
          <w:szCs w:val="24"/>
        </w:rPr>
      </w:pPr>
      <w:r>
        <w:rPr>
          <w:rFonts w:hint="eastAsia"/>
          <w:szCs w:val="24"/>
        </w:rPr>
        <w:lastRenderedPageBreak/>
        <w:t>Spe</w:t>
      </w:r>
      <w:r>
        <w:rPr>
          <w:szCs w:val="24"/>
          <w:lang w:val="en-US"/>
        </w:rPr>
        <w:t xml:space="preserve">cifically, </w:t>
      </w:r>
      <w:r w:rsidR="002E1906" w:rsidRPr="00231AE7">
        <w:rPr>
          <w:szCs w:val="24"/>
          <w:lang w:val="en-US"/>
        </w:rPr>
        <w:t>mRModN</w:t>
      </w:r>
      <w:r w:rsidR="002E1906" w:rsidRPr="005D4A8A">
        <w:rPr>
          <w:szCs w:val="24"/>
        </w:rPr>
        <w:t xml:space="preserve"> achieved a Top-5 recall exceeding 50%</w:t>
      </w:r>
      <w:r>
        <w:rPr>
          <w:szCs w:val="24"/>
        </w:rPr>
        <w:t xml:space="preserve"> (</w:t>
      </w:r>
      <w:ins w:id="1117" w:author="Chao Deng" w:date="2026-05-09T11:18:00Z" w16du:dateUtc="2026-05-09T03:18:00Z">
        <w:r w:rsidR="00174011" w:rsidRPr="005D4A8A">
          <w:rPr>
            <w:szCs w:val="24"/>
          </w:rPr>
          <w:fldChar w:fldCharType="begin"/>
        </w:r>
        <w:r w:rsidR="00174011" w:rsidRPr="00FA6033">
          <w:rPr>
            <w:szCs w:val="24"/>
          </w:rPr>
          <w:instrText xml:space="preserve"> REF _Ref226658998 \h  \* MERGEFORMAT </w:instrText>
        </w:r>
        <w:r w:rsidR="00174011" w:rsidRPr="005D4A8A">
          <w:rPr>
            <w:szCs w:val="24"/>
          </w:rPr>
        </w:r>
        <w:r w:rsidR="00174011" w:rsidRPr="005D4A8A">
          <w:rPr>
            <w:szCs w:val="24"/>
          </w:rPr>
          <w:fldChar w:fldCharType="separate"/>
        </w:r>
        <w:r w:rsidR="00174011" w:rsidRPr="00C85814">
          <w:rPr>
            <w:szCs w:val="24"/>
          </w:rPr>
          <w:t xml:space="preserve">Fig. </w:t>
        </w:r>
        <w:r w:rsidR="00174011" w:rsidRPr="00C85814">
          <w:rPr>
            <w:noProof/>
            <w:szCs w:val="24"/>
          </w:rPr>
          <w:t>6</w:t>
        </w:r>
        <w:r w:rsidR="00174011" w:rsidRPr="005D4A8A">
          <w:rPr>
            <w:szCs w:val="24"/>
          </w:rPr>
          <w:fldChar w:fldCharType="end"/>
        </w:r>
      </w:ins>
      <w:del w:id="1118" w:author="Chao Deng" w:date="2026-05-09T11:18:00Z" w16du:dateUtc="2026-05-09T03:18:00Z">
        <w:r w:rsidDel="00174011">
          <w:rPr>
            <w:szCs w:val="24"/>
          </w:rPr>
          <w:delText>Fig. 5</w:delText>
        </w:r>
      </w:del>
      <w:r>
        <w:rPr>
          <w:szCs w:val="24"/>
        </w:rPr>
        <w:t>d)</w:t>
      </w:r>
      <w:r w:rsidR="002E1906" w:rsidRPr="005D4A8A">
        <w:rPr>
          <w:szCs w:val="24"/>
        </w:rPr>
        <w:t>. When the evaluation threshold was extended to Top-10, the recall increased significantly to 78.16</w:t>
      </w:r>
      <w:del w:id="1119" w:author="Chao Deng" w:date="2026-05-09T11:18:00Z" w16du:dateUtc="2026-05-09T03:18:00Z">
        <w:r w:rsidR="002E1906" w:rsidRPr="005D4A8A" w:rsidDel="00423933">
          <w:rPr>
            <w:szCs w:val="24"/>
          </w:rPr>
          <w:delText>%</w:delText>
        </w:r>
      </w:del>
      <w:r w:rsidR="002E1906" w:rsidRPr="005D4A8A">
        <w:rPr>
          <w:szCs w:val="24"/>
        </w:rPr>
        <w:t>, and</w:t>
      </w:r>
      <w:r>
        <w:rPr>
          <w:szCs w:val="24"/>
        </w:rPr>
        <w:t xml:space="preserve"> it</w:t>
      </w:r>
      <w:r w:rsidR="002E1906" w:rsidRPr="005D4A8A">
        <w:rPr>
          <w:szCs w:val="24"/>
        </w:rPr>
        <w:t xml:space="preserve"> further reached 94.93</w:t>
      </w:r>
      <w:del w:id="1120" w:author="Chao Deng" w:date="2026-05-09T11:18:00Z" w16du:dateUtc="2026-05-09T03:18:00Z">
        <w:r w:rsidR="002E1906" w:rsidRPr="005D4A8A" w:rsidDel="00423933">
          <w:rPr>
            <w:szCs w:val="24"/>
          </w:rPr>
          <w:delText>%</w:delText>
        </w:r>
      </w:del>
      <w:r w:rsidR="002E1906" w:rsidRPr="005D4A8A">
        <w:rPr>
          <w:szCs w:val="24"/>
        </w:rPr>
        <w:t xml:space="preserve"> under the Top-20 criterion</w:t>
      </w:r>
      <w:r>
        <w:rPr>
          <w:szCs w:val="24"/>
        </w:rPr>
        <w:t xml:space="preserve"> (</w:t>
      </w:r>
      <w:ins w:id="1121" w:author="Chao Deng" w:date="2026-05-09T11:18:00Z" w16du:dateUtc="2026-05-09T03:18:00Z">
        <w:r w:rsidR="00174011" w:rsidRPr="005D4A8A">
          <w:rPr>
            <w:szCs w:val="24"/>
          </w:rPr>
          <w:fldChar w:fldCharType="begin"/>
        </w:r>
        <w:r w:rsidR="00174011" w:rsidRPr="00FA6033">
          <w:rPr>
            <w:szCs w:val="24"/>
          </w:rPr>
          <w:instrText xml:space="preserve"> REF _Ref226658998 \h  \* MERGEFORMAT </w:instrText>
        </w:r>
        <w:r w:rsidR="00174011" w:rsidRPr="005D4A8A">
          <w:rPr>
            <w:szCs w:val="24"/>
          </w:rPr>
        </w:r>
        <w:r w:rsidR="00174011" w:rsidRPr="005D4A8A">
          <w:rPr>
            <w:szCs w:val="24"/>
          </w:rPr>
          <w:fldChar w:fldCharType="separate"/>
        </w:r>
        <w:r w:rsidR="00174011" w:rsidRPr="00C85814">
          <w:rPr>
            <w:szCs w:val="24"/>
          </w:rPr>
          <w:t xml:space="preserve">Fig. </w:t>
        </w:r>
        <w:r w:rsidR="00174011" w:rsidRPr="00C85814">
          <w:rPr>
            <w:noProof/>
            <w:szCs w:val="24"/>
          </w:rPr>
          <w:t>6</w:t>
        </w:r>
        <w:r w:rsidR="00174011" w:rsidRPr="005D4A8A">
          <w:rPr>
            <w:szCs w:val="24"/>
          </w:rPr>
          <w:fldChar w:fldCharType="end"/>
        </w:r>
      </w:ins>
      <w:del w:id="1122" w:author="Chao Deng" w:date="2026-05-09T11:18:00Z" w16du:dateUtc="2026-05-09T03:18:00Z">
        <w:r w:rsidDel="00174011">
          <w:rPr>
            <w:szCs w:val="24"/>
          </w:rPr>
          <w:delText>Fig. 5</w:delText>
        </w:r>
      </w:del>
      <w:r>
        <w:rPr>
          <w:szCs w:val="24"/>
        </w:rPr>
        <w:t>d)</w:t>
      </w:r>
      <w:r w:rsidR="002E1906" w:rsidRPr="005D4A8A">
        <w:rPr>
          <w:szCs w:val="24"/>
        </w:rPr>
        <w:t>. Considering that this task was conducted in a strict ze</w:t>
      </w:r>
      <w:r w:rsidR="002E1906" w:rsidRPr="00E0583F">
        <w:rPr>
          <w:szCs w:val="24"/>
        </w:rPr>
        <w:t xml:space="preserve">ro-shot transfer setting without any fine-tuning, these results strongly demonstrate the excellent generalization </w:t>
      </w:r>
      <w:r>
        <w:rPr>
          <w:szCs w:val="24"/>
        </w:rPr>
        <w:t>capabilities</w:t>
      </w:r>
      <w:r w:rsidRPr="00E0583F">
        <w:rPr>
          <w:szCs w:val="24"/>
        </w:rPr>
        <w:t xml:space="preserve"> </w:t>
      </w:r>
      <w:r w:rsidR="002E1906" w:rsidRPr="00E0583F">
        <w:rPr>
          <w:szCs w:val="24"/>
        </w:rPr>
        <w:t xml:space="preserve">and robustness of </w:t>
      </w:r>
      <w:r w:rsidR="002E1906" w:rsidRPr="00231AE7">
        <w:rPr>
          <w:szCs w:val="24"/>
          <w:lang w:val="en-US"/>
        </w:rPr>
        <w:t>mRModN</w:t>
      </w:r>
      <w:r w:rsidR="002E1906" w:rsidRPr="00E0583F">
        <w:rPr>
          <w:szCs w:val="24"/>
        </w:rPr>
        <w:t xml:space="preserve">. </w:t>
      </w:r>
      <w:r>
        <w:rPr>
          <w:szCs w:val="24"/>
        </w:rPr>
        <w:t>T</w:t>
      </w:r>
      <w:r w:rsidRPr="00E0583F">
        <w:rPr>
          <w:szCs w:val="24"/>
        </w:rPr>
        <w:t>herefore</w:t>
      </w:r>
      <w:r>
        <w:rPr>
          <w:szCs w:val="24"/>
        </w:rPr>
        <w:t>,</w:t>
      </w:r>
      <w:r w:rsidRPr="00E0583F">
        <w:rPr>
          <w:szCs w:val="24"/>
        </w:rPr>
        <w:t xml:space="preserve"> </w:t>
      </w:r>
      <w:r>
        <w:rPr>
          <w:szCs w:val="24"/>
        </w:rPr>
        <w:t>t</w:t>
      </w:r>
      <w:r w:rsidR="002E1906" w:rsidRPr="00E0583F">
        <w:rPr>
          <w:szCs w:val="24"/>
        </w:rPr>
        <w:t xml:space="preserve">he model is </w:t>
      </w:r>
      <w:r>
        <w:rPr>
          <w:szCs w:val="24"/>
        </w:rPr>
        <w:t>highly</w:t>
      </w:r>
      <w:r w:rsidR="002E1906" w:rsidRPr="00E0583F">
        <w:rPr>
          <w:szCs w:val="24"/>
        </w:rPr>
        <w:t xml:space="preserve"> capable of accurately localizing RNA modification sites in third-generation nanopore sequencing data.</w:t>
      </w:r>
    </w:p>
    <w:p w14:paraId="29909AEA" w14:textId="00435E48" w:rsidR="002E1906" w:rsidRPr="0090649A" w:rsidRDefault="002E1906" w:rsidP="002E1906">
      <w:pPr>
        <w:pStyle w:val="a0"/>
        <w:rPr>
          <w:szCs w:val="24"/>
        </w:rPr>
      </w:pPr>
      <w:r>
        <w:rPr>
          <w:szCs w:val="24"/>
        </w:rPr>
        <w:t xml:space="preserve">Motif </w:t>
      </w:r>
      <w:r w:rsidR="00F71EE0" w:rsidRPr="00E0583F">
        <w:rPr>
          <w:szCs w:val="24"/>
        </w:rPr>
        <w:t>Inte</w:t>
      </w:r>
      <w:r w:rsidR="00F71EE0" w:rsidRPr="005F2A62">
        <w:rPr>
          <w:szCs w:val="24"/>
        </w:rPr>
        <w:t>r</w:t>
      </w:r>
      <w:r w:rsidR="00F71EE0" w:rsidRPr="009223C3">
        <w:rPr>
          <w:szCs w:val="24"/>
        </w:rPr>
        <w:t>pre</w:t>
      </w:r>
      <w:r w:rsidR="00F71EE0" w:rsidRPr="0090649A">
        <w:rPr>
          <w:szCs w:val="24"/>
        </w:rPr>
        <w:t>tation</w:t>
      </w:r>
      <w:r w:rsidRPr="0090649A">
        <w:rPr>
          <w:szCs w:val="24"/>
        </w:rPr>
        <w:t xml:space="preserve"> of </w:t>
      </w:r>
      <w:r w:rsidRPr="00231AE7">
        <w:rPr>
          <w:szCs w:val="24"/>
          <w:lang w:val="en-US"/>
        </w:rPr>
        <w:t>mRModN</w:t>
      </w:r>
    </w:p>
    <w:p w14:paraId="2B93BD01" w14:textId="07A3C089" w:rsidR="002E1906" w:rsidRPr="00E0583F" w:rsidRDefault="002E1906" w:rsidP="002E1906">
      <w:pPr>
        <w:rPr>
          <w:szCs w:val="24"/>
        </w:rPr>
      </w:pPr>
      <w:r w:rsidRPr="0090649A">
        <w:rPr>
          <w:szCs w:val="24"/>
        </w:rPr>
        <w:t xml:space="preserve">This study aims not only to enable </w:t>
      </w:r>
      <w:r w:rsidRPr="00231AE7">
        <w:rPr>
          <w:szCs w:val="24"/>
          <w:lang w:val="en-US"/>
        </w:rPr>
        <w:t>mRModN</w:t>
      </w:r>
      <w:r w:rsidRPr="0090649A">
        <w:rPr>
          <w:szCs w:val="24"/>
        </w:rPr>
        <w:t xml:space="preserve"> to perform classification and localization tasks, but also to uncover the underlying factors that govern the occurrence of RNA modifications. To this end, we systematically explore both sequence-based (planar) motifs and structure-aware (spatial) motif representations. For planar motif extraction, we follow the analysis strategy adopted in MultiRM. Specifically, RNA sequences from the Mu</w:t>
      </w:r>
      <w:r w:rsidRPr="002F36A2">
        <w:rPr>
          <w:szCs w:val="24"/>
        </w:rPr>
        <w:t>ltiRM dataset are first segmented into subsequences of length</w:t>
      </w:r>
      <w:r w:rsidRPr="00762554">
        <w:rPr>
          <w:szCs w:val="24"/>
        </w:rPr>
        <w:t xml:space="preserve">. Candidate motifs are then constructed using clustering algorithms, and Integrated Gradients are employed to identify the most </w:t>
      </w:r>
      <w:r w:rsidR="008433AB" w:rsidRPr="00762554">
        <w:rPr>
          <w:szCs w:val="24"/>
        </w:rPr>
        <w:t>contribute</w:t>
      </w:r>
      <w:r w:rsidRPr="00762554">
        <w:rPr>
          <w:szCs w:val="24"/>
        </w:rPr>
        <w:t xml:space="preserve"> feature patterns. Finally, the motifs identified by the model are compared with standard motifs extracted by the STREME</w:t>
      </w:r>
      <w:r w:rsidRPr="005D4A8A">
        <w:rPr>
          <w:szCs w:val="24"/>
        </w:rPr>
        <w:fldChar w:fldCharType="begin"/>
      </w:r>
      <w:r w:rsidR="009E0B76">
        <w:rPr>
          <w:szCs w:val="24"/>
        </w:rPr>
        <w:instrText xml:space="preserve"> ADDIN EN.CITE &lt;EndNote&gt;&lt;Cite&gt;&lt;Author&gt;Bailey&lt;/Author&gt;&lt;Year&gt;2021&lt;/Year&gt;&lt;RecNum&gt;510&lt;/RecNum&gt;&lt;DisplayText&gt;[62]&lt;/DisplayText&gt;&lt;record&gt;&lt;rec-number&gt;510&lt;/rec-number&gt;&lt;foreign-keys&gt;&lt;key app="EN" db-id="ds9sp2avsr0pscezt9lpsfx825z50appaadd" timestamp="1776263025"&gt;510&lt;/key&gt;&lt;/foreign-keys&gt;&lt;ref-type name="Journal Article"&gt;17&lt;/ref-type&gt;&lt;contributors&gt;&lt;authors&gt;&lt;author&gt;Bailey, Timothy L&lt;/author&gt;&lt;/authors&gt;&lt;/contributors&gt;&lt;titles&gt;&lt;title&gt;STREME: accurate and versatile sequence motif discovery&lt;/title&gt;&lt;secondary-title&gt;Bioinformatics&lt;/secondary-title&gt;&lt;/titles&gt;&lt;periodical&gt;&lt;full-title&gt;Bioinformatics&lt;/full-title&gt;&lt;/periodical&gt;&lt;pages&gt;2834-2840&lt;/pages&gt;&lt;volume&gt;37&lt;/volume&gt;&lt;number&gt;18&lt;/number&gt;&lt;dates&gt;&lt;year&gt;2021&lt;/year&gt;&lt;/dates&gt;&lt;isbn&gt;1367-4803&lt;/isbn&gt;&lt;urls&gt;&lt;/urls&gt;&lt;/record&gt;&lt;/Cite&gt;&lt;/EndNote&gt;</w:instrText>
      </w:r>
      <w:r w:rsidRPr="005D4A8A">
        <w:rPr>
          <w:szCs w:val="24"/>
        </w:rPr>
        <w:fldChar w:fldCharType="separate"/>
      </w:r>
      <w:r w:rsidR="009E0B76">
        <w:rPr>
          <w:noProof/>
          <w:szCs w:val="24"/>
        </w:rPr>
        <w:t>[62]</w:t>
      </w:r>
      <w:r w:rsidRPr="005D4A8A">
        <w:rPr>
          <w:szCs w:val="24"/>
        </w:rPr>
        <w:fldChar w:fldCharType="end"/>
      </w:r>
      <w:r w:rsidRPr="005D4A8A">
        <w:rPr>
          <w:szCs w:val="24"/>
        </w:rPr>
        <w:t xml:space="preserve"> tool, and their statistical significance is evaluated using TomTom</w:t>
      </w:r>
      <w:r w:rsidRPr="005D4A8A">
        <w:rPr>
          <w:szCs w:val="24"/>
        </w:rPr>
        <w:fldChar w:fldCharType="begin"/>
      </w:r>
      <w:r w:rsidR="009E0B76">
        <w:rPr>
          <w:szCs w:val="24"/>
        </w:rPr>
        <w:instrText xml:space="preserve"> ADDIN EN.CITE &lt;EndNote&gt;&lt;Cite&gt;&lt;Author&gt;Schreiber&lt;/Author&gt;&lt;Year&gt;2025&lt;/Year&gt;&lt;RecNum&gt;511&lt;/RecNum&gt;&lt;DisplayText&gt;[63]&lt;/DisplayText&gt;&lt;record&gt;&lt;rec-number&gt;511&lt;/rec-number&gt;&lt;foreign-keys&gt;&lt;key app="EN" db-id="ds9sp2avsr0pscezt9lpsfx825z50appaadd" timestamp="1776263052"&gt;511&lt;/key&gt;&lt;/foreign-keys&gt;&lt;ref-type name="Journal Article"&gt;17&lt;/ref-type&gt;&lt;contributors&gt;&lt;authors&gt;&lt;author&gt;Schreiber, Jacob&lt;/author&gt;&lt;/authors&gt;&lt;/contributors&gt;&lt;titles&gt;&lt;title&gt;Tomtom-lite: accelerating Tomtom enables large-scale and real-time motif similarity scoring&lt;/title&gt;&lt;secondary-title&gt;Bioinformatics&lt;/secondary-title&gt;&lt;/titles&gt;&lt;periodical&gt;&lt;full-title&gt;Bioinformatics&lt;/full-title&gt;&lt;/periodical&gt;&lt;pages&gt;btaf577&lt;/pages&gt;&lt;volume&gt;41&lt;/volume&gt;&lt;number&gt;11&lt;/number&gt;&lt;dates&gt;&lt;year&gt;2025&lt;/year&gt;&lt;/dates&gt;&lt;isbn&gt;1367-4811&lt;/isbn&gt;&lt;urls&gt;&lt;/urls&gt;&lt;/record&gt;&lt;/Cite&gt;&lt;/EndNote&gt;</w:instrText>
      </w:r>
      <w:r w:rsidRPr="005D4A8A">
        <w:rPr>
          <w:szCs w:val="24"/>
        </w:rPr>
        <w:fldChar w:fldCharType="separate"/>
      </w:r>
      <w:r w:rsidR="009E0B76">
        <w:rPr>
          <w:noProof/>
          <w:szCs w:val="24"/>
        </w:rPr>
        <w:t>[63]</w:t>
      </w:r>
      <w:r w:rsidRPr="005D4A8A">
        <w:rPr>
          <w:szCs w:val="24"/>
        </w:rPr>
        <w:fldChar w:fldCharType="end"/>
      </w:r>
      <w:r w:rsidRPr="005D4A8A">
        <w:rPr>
          <w:szCs w:val="24"/>
        </w:rPr>
        <w:t xml:space="preserve">. The results show that the extremely small p-values indicate a high consistency between the features captured by </w:t>
      </w:r>
      <w:r w:rsidRPr="00327E15">
        <w:rPr>
          <w:szCs w:val="24"/>
        </w:rPr>
        <w:t>mRModN</w:t>
      </w:r>
      <w:r w:rsidRPr="005D4A8A">
        <w:rPr>
          <w:szCs w:val="24"/>
        </w:rPr>
        <w:t xml:space="preserve"> and established biological motif patterns. However, the planar motif approach has inherent limitations: the selected subsequences do not guarantee the incl</w:t>
      </w:r>
      <w:r w:rsidRPr="00E0583F">
        <w:rPr>
          <w:szCs w:val="24"/>
        </w:rPr>
        <w:t xml:space="preserve">usion of true modification anchors, and this strategy completely ignores the cooperative regulatory effects of long-range nucleotides arising from RNA spatial folding. </w:t>
      </w:r>
    </w:p>
    <w:p w14:paraId="5DC69977" w14:textId="27F1BB8C" w:rsidR="002E1906" w:rsidRPr="00E0583F" w:rsidRDefault="002E1906" w:rsidP="002E1906">
      <w:pPr>
        <w:rPr>
          <w:szCs w:val="24"/>
        </w:rPr>
      </w:pPr>
      <w:r w:rsidRPr="009223C3">
        <w:rPr>
          <w:szCs w:val="24"/>
        </w:rPr>
        <w:t xml:space="preserve">To address these limitations, we further propose a novel spatial motif discovery framework. In this approach, feature embeddings at each nucleotide position are first clustered in the feature space. For each cluster, taking the modification site as the physical </w:t>
      </w:r>
      <w:r w:rsidR="008433AB" w:rsidRPr="009223C3">
        <w:rPr>
          <w:szCs w:val="24"/>
        </w:rPr>
        <w:t>centre</w:t>
      </w:r>
      <w:r w:rsidRPr="009223C3">
        <w:rPr>
          <w:szCs w:val="24"/>
        </w:rPr>
        <w:t>, we combine Integrated Gradients with statistical analysis to identify the top-</w:t>
      </w:r>
      <w:r w:rsidRPr="0090649A">
        <w:rPr>
          <w:szCs w:val="24"/>
        </w:rPr>
        <w:t>key positions with the highest contributions. Subsequently, Otsu’s method</w:t>
      </w:r>
      <w:r w:rsidRPr="005D4A8A">
        <w:rPr>
          <w:szCs w:val="24"/>
        </w:rPr>
        <w:fldChar w:fldCharType="begin"/>
      </w:r>
      <w:r w:rsidR="009E0B76">
        <w:rPr>
          <w:szCs w:val="24"/>
        </w:rPr>
        <w:instrText xml:space="preserve"> ADDIN EN.CITE &lt;EndNote&gt;&lt;Cite&gt;&lt;Author&gt;Liu&lt;/Author&gt;&lt;Year&gt;2009&lt;/Year&gt;&lt;RecNum&gt;512&lt;/RecNum&gt;&lt;DisplayText&gt;[64]&lt;/DisplayText&gt;&lt;record&gt;&lt;rec-number&gt;512&lt;/rec-number&gt;&lt;foreign-keys&gt;&lt;key app="EN" db-id="ds9sp2avsr0pscezt9lpsfx825z50appaadd" timestamp="1776263075"&gt;512&lt;/key&gt;&lt;/foreign-keys&gt;&lt;ref-type name="Conference Proceedings"&gt;10&lt;/ref-type&gt;&lt;contributors&gt;&lt;authors&gt;&lt;author&gt;Liu, Dongju&lt;/author&gt;&lt;author&gt;Yu, Jian&lt;/author&gt;&lt;/authors&gt;&lt;/contributors&gt;&lt;titles&gt;&lt;title&gt;Otsu method and K-means&lt;/title&gt;&lt;secondary-title&gt;2009 Ninth International conference on hybrid intelligent systems&lt;/secondary-title&gt;&lt;/titles&gt;&lt;pages&gt;344-349&lt;/pages&gt;&lt;volume&gt;1&lt;/volume&gt;&lt;dates&gt;&lt;year&gt;2009&lt;/year&gt;&lt;/dates&gt;&lt;publisher&gt;IEEE&lt;/publisher&gt;&lt;isbn&gt;0769537456&lt;/isbn&gt;&lt;urls&gt;&lt;/urls&gt;&lt;/record&gt;&lt;/Cite&gt;&lt;/EndNote&gt;</w:instrText>
      </w:r>
      <w:r w:rsidRPr="005D4A8A">
        <w:rPr>
          <w:szCs w:val="24"/>
        </w:rPr>
        <w:fldChar w:fldCharType="separate"/>
      </w:r>
      <w:r w:rsidR="009E0B76">
        <w:rPr>
          <w:noProof/>
          <w:szCs w:val="24"/>
        </w:rPr>
        <w:t>[64]</w:t>
      </w:r>
      <w:r w:rsidRPr="005D4A8A">
        <w:rPr>
          <w:szCs w:val="24"/>
        </w:rPr>
        <w:fldChar w:fldCharType="end"/>
      </w:r>
      <w:r w:rsidRPr="005D4A8A">
        <w:rPr>
          <w:szCs w:val="24"/>
        </w:rPr>
        <w:t xml:space="preserve"> is applied in the statistical domain to separate foreground from background signals, highlighting nucleotides that play critical roles in modification while filtering out statistically insignificant noise. This spatial motif strategy not </w:t>
      </w:r>
      <w:r w:rsidRPr="005D4A8A">
        <w:rPr>
          <w:szCs w:val="24"/>
        </w:rPr>
        <w:lastRenderedPageBreak/>
        <w:t>only ensures that true modification anchors are directly involved in motif construction, but also successfully captures the allosteric effects of distal nucleotides on modific</w:t>
      </w:r>
      <w:r w:rsidRPr="00E0583F">
        <w:rPr>
          <w:szCs w:val="24"/>
        </w:rPr>
        <w:t>ation sites.</w:t>
      </w:r>
    </w:p>
    <w:p w14:paraId="26FA5CB9" w14:textId="486438D5" w:rsidR="002E1906" w:rsidRPr="005D4A8A" w:rsidRDefault="002E1906" w:rsidP="002E1906">
      <w:pPr>
        <w:rPr>
          <w:szCs w:val="24"/>
          <w:lang w:val="en-US"/>
        </w:rPr>
      </w:pPr>
      <w:r w:rsidRPr="00E0583F">
        <w:rPr>
          <w:szCs w:val="24"/>
        </w:rPr>
        <w:t xml:space="preserve">The planar motif results in </w:t>
      </w:r>
      <w:r w:rsidRPr="005D4A8A">
        <w:rPr>
          <w:szCs w:val="24"/>
        </w:rPr>
        <w:fldChar w:fldCharType="begin"/>
      </w:r>
      <w:r w:rsidRPr="00FA6033">
        <w:rPr>
          <w:szCs w:val="24"/>
        </w:rPr>
        <w:instrText xml:space="preserve"> REF _Ref226647171 \h  \* MERGEFORMAT </w:instrText>
      </w:r>
      <w:r w:rsidRPr="005D4A8A">
        <w:rPr>
          <w:szCs w:val="24"/>
        </w:rPr>
      </w:r>
      <w:r w:rsidRPr="005D4A8A">
        <w:rPr>
          <w:szCs w:val="24"/>
        </w:rPr>
        <w:fldChar w:fldCharType="separate"/>
      </w:r>
      <w:ins w:id="1123" w:author="Chao Deng" w:date="2026-05-09T11:14:00Z" w16du:dateUtc="2026-05-09T03:14:00Z">
        <w:r w:rsidR="00C85814" w:rsidRPr="00C85814">
          <w:rPr>
            <w:szCs w:val="24"/>
          </w:rPr>
          <w:t xml:space="preserve">Fig. </w:t>
        </w:r>
        <w:r w:rsidR="00C85814" w:rsidRPr="00C85814">
          <w:rPr>
            <w:noProof/>
            <w:szCs w:val="24"/>
          </w:rPr>
          <w:t>7</w:t>
        </w:r>
      </w:ins>
      <w:del w:id="1124" w:author="Chao Deng" w:date="2026-05-09T11:14:00Z" w16du:dateUtc="2026-05-09T03:14:00Z">
        <w:r w:rsidR="00ED73F3" w:rsidRPr="00ED73F3" w:rsidDel="00C85814">
          <w:rPr>
            <w:szCs w:val="24"/>
          </w:rPr>
          <w:delText xml:space="preserve">Fig. </w:delText>
        </w:r>
        <w:r w:rsidR="00ED73F3" w:rsidRPr="00ED73F3" w:rsidDel="00C85814">
          <w:rPr>
            <w:noProof/>
            <w:szCs w:val="24"/>
          </w:rPr>
          <w:delText>6</w:delText>
        </w:r>
      </w:del>
      <w:r w:rsidRPr="005D4A8A">
        <w:rPr>
          <w:szCs w:val="24"/>
        </w:rPr>
        <w:fldChar w:fldCharType="end"/>
      </w:r>
      <w:r w:rsidRPr="005D4A8A">
        <w:rPr>
          <w:szCs w:val="24"/>
        </w:rPr>
        <w:t xml:space="preserve">a demonstrate that the top motifs identified by Integrated Gradients for each modification achieve p-values lower than 0.05 in the TomTom </w:t>
      </w:r>
      <w:r w:rsidR="008433AB" w:rsidRPr="005D4A8A">
        <w:rPr>
          <w:szCs w:val="24"/>
        </w:rPr>
        <w:t>evaluation.</w:t>
      </w:r>
      <w:r w:rsidRPr="005D4A8A">
        <w:rPr>
          <w:szCs w:val="24"/>
        </w:rPr>
        <w:t xml:space="preserve"> This confirms that the model effectivel</w:t>
      </w:r>
      <w:r w:rsidRPr="00E0583F">
        <w:rPr>
          <w:szCs w:val="24"/>
        </w:rPr>
        <w:t xml:space="preserve">y captures authentic sequence patterns. In contrast, the spatial motif results in </w:t>
      </w:r>
      <w:r w:rsidRPr="005D4A8A">
        <w:rPr>
          <w:szCs w:val="24"/>
        </w:rPr>
        <w:fldChar w:fldCharType="begin"/>
      </w:r>
      <w:r w:rsidRPr="00FA6033">
        <w:rPr>
          <w:szCs w:val="24"/>
        </w:rPr>
        <w:instrText xml:space="preserve"> REF _Ref226647171 \h  \* MERGEFORMAT </w:instrText>
      </w:r>
      <w:r w:rsidRPr="005D4A8A">
        <w:rPr>
          <w:szCs w:val="24"/>
        </w:rPr>
      </w:r>
      <w:r w:rsidRPr="005D4A8A">
        <w:rPr>
          <w:szCs w:val="24"/>
        </w:rPr>
        <w:fldChar w:fldCharType="separate"/>
      </w:r>
      <w:ins w:id="1125" w:author="Chao Deng" w:date="2026-05-09T11:14:00Z" w16du:dateUtc="2026-05-09T03:14:00Z">
        <w:r w:rsidR="00C85814" w:rsidRPr="00C85814">
          <w:rPr>
            <w:szCs w:val="24"/>
          </w:rPr>
          <w:t xml:space="preserve">Fig. </w:t>
        </w:r>
        <w:r w:rsidR="00C85814" w:rsidRPr="00C85814">
          <w:rPr>
            <w:noProof/>
            <w:szCs w:val="24"/>
          </w:rPr>
          <w:t>7</w:t>
        </w:r>
      </w:ins>
      <w:del w:id="1126" w:author="Chao Deng" w:date="2026-05-09T11:14:00Z" w16du:dateUtc="2026-05-09T03:14:00Z">
        <w:r w:rsidR="00ED73F3" w:rsidRPr="00ED73F3" w:rsidDel="00C85814">
          <w:rPr>
            <w:szCs w:val="24"/>
          </w:rPr>
          <w:delText xml:space="preserve">Fig. </w:delText>
        </w:r>
        <w:r w:rsidR="00ED73F3" w:rsidRPr="00ED73F3" w:rsidDel="00C85814">
          <w:rPr>
            <w:noProof/>
            <w:szCs w:val="24"/>
          </w:rPr>
          <w:delText>6</w:delText>
        </w:r>
      </w:del>
      <w:r w:rsidRPr="005D4A8A">
        <w:rPr>
          <w:szCs w:val="24"/>
        </w:rPr>
        <w:fldChar w:fldCharType="end"/>
      </w:r>
      <w:r w:rsidRPr="005D4A8A">
        <w:rPr>
          <w:szCs w:val="24"/>
        </w:rPr>
        <w:t xml:space="preserve">b reveal deeper biological insights. For instance, the Atol modification is </w:t>
      </w:r>
      <w:r w:rsidRPr="00E0583F">
        <w:rPr>
          <w:szCs w:val="24"/>
        </w:rPr>
        <w:t xml:space="preserve">primarily driven by local motifs, whereas modifications such as Gm exhibit strong regulation by </w:t>
      </w:r>
      <w:r w:rsidRPr="00FA6033">
        <w:rPr>
          <w:szCs w:val="24"/>
        </w:rPr>
        <w:t>spatial</w:t>
      </w:r>
      <w:r w:rsidRPr="005D4A8A">
        <w:rPr>
          <w:szCs w:val="24"/>
        </w:rPr>
        <w:t xml:space="preserve"> motifs. In addition, certain modifications, such as </w:t>
      </w:r>
      <w:r w:rsidRPr="00231AE7">
        <w:rPr>
          <w:szCs w:val="24"/>
          <w:lang w:val="en-US"/>
        </w:rPr>
        <w:t>Ψ</w:t>
      </w:r>
      <w:r w:rsidRPr="005D4A8A">
        <w:rPr>
          <w:szCs w:val="24"/>
        </w:rPr>
        <w:t xml:space="preserve">, show a strong dependency on specific fixed nucleotides. These findings indicate that </w:t>
      </w:r>
      <w:r w:rsidRPr="00231AE7">
        <w:rPr>
          <w:szCs w:val="24"/>
          <w:lang w:val="en-US"/>
        </w:rPr>
        <w:t>mRModN</w:t>
      </w:r>
      <w:r w:rsidRPr="005D4A8A">
        <w:rPr>
          <w:szCs w:val="24"/>
        </w:rPr>
        <w:t xml:space="preserve"> is capable of not only matching known biological motifs but also uncovering novel spatial regulatory patterns from a multi-view perspective.</w:t>
      </w:r>
    </w:p>
    <w:p w14:paraId="6DC3EDA9" w14:textId="77777777" w:rsidR="002E1906" w:rsidRPr="005D4A8A" w:rsidRDefault="002E1906" w:rsidP="002E1906">
      <w:pPr>
        <w:pStyle w:val="a2"/>
      </w:pPr>
      <w:r>
        <w:lastRenderedPageBreak/>
        <w:drawing>
          <wp:inline distT="0" distB="0" distL="0" distR="0" wp14:anchorId="6332BAC1" wp14:editId="2C336AE9">
            <wp:extent cx="5943600" cy="5890260"/>
            <wp:effectExtent l="0" t="0" r="0" b="0"/>
            <wp:docPr id="18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890260"/>
                    </a:xfrm>
                    <a:prstGeom prst="rect">
                      <a:avLst/>
                    </a:prstGeom>
                    <a:noFill/>
                    <a:ln>
                      <a:noFill/>
                    </a:ln>
                  </pic:spPr>
                </pic:pic>
              </a:graphicData>
            </a:graphic>
          </wp:inline>
        </w:drawing>
      </w:r>
    </w:p>
    <w:p w14:paraId="10815F0A" w14:textId="65A90A26" w:rsidR="002E1906" w:rsidRPr="006161D5" w:rsidRDefault="002E1906" w:rsidP="009D1186">
      <w:pPr>
        <w:pStyle w:val="Caption"/>
      </w:pPr>
      <w:bookmarkStart w:id="1127" w:name="_Ref226647171"/>
      <w:r w:rsidRPr="006161D5">
        <w:t xml:space="preserve">Fig. </w:t>
      </w:r>
      <w:r w:rsidRPr="006161D5">
        <w:fldChar w:fldCharType="begin"/>
      </w:r>
      <w:r w:rsidRPr="006161D5">
        <w:instrText xml:space="preserve"> SEQ Fig. \* ARABIC </w:instrText>
      </w:r>
      <w:r w:rsidRPr="006161D5">
        <w:fldChar w:fldCharType="separate"/>
      </w:r>
      <w:ins w:id="1128" w:author="Chao Deng" w:date="2026-05-09T11:14:00Z" w16du:dateUtc="2026-05-09T03:14:00Z">
        <w:r w:rsidR="00C85814">
          <w:rPr>
            <w:noProof/>
          </w:rPr>
          <w:t>7</w:t>
        </w:r>
      </w:ins>
      <w:del w:id="1129" w:author="Chao Deng" w:date="2026-05-08T21:27:00Z" w16du:dateUtc="2026-05-08T13:27:00Z">
        <w:r w:rsidR="00ED73F3" w:rsidDel="009F240D">
          <w:rPr>
            <w:noProof/>
          </w:rPr>
          <w:delText>6</w:delText>
        </w:r>
      </w:del>
      <w:r w:rsidRPr="006161D5">
        <w:fldChar w:fldCharType="end"/>
      </w:r>
      <w:bookmarkEnd w:id="1127"/>
      <w:r w:rsidRPr="006161D5">
        <w:t xml:space="preserve"> Motif Analysis of </w:t>
      </w:r>
      <w:r w:rsidRPr="00231AE7">
        <w:rPr>
          <w:lang w:val="en-US"/>
        </w:rPr>
        <w:t>mRModN</w:t>
      </w:r>
      <w:r w:rsidRPr="006161D5">
        <w:t xml:space="preserve"> on MultiRM Dataset</w:t>
      </w:r>
      <w:ins w:id="1130" w:author="Chao Deng" w:date="2026-05-07T21:33:00Z" w16du:dateUtc="2026-05-07T13:33:00Z">
        <w:r w:rsidR="00534D4E">
          <w:t xml:space="preserve">. </w:t>
        </w:r>
        <w:r w:rsidR="00534D4E" w:rsidRPr="00534D4E">
          <w:t>(a) Planar motifs identified by mRModN. The p-values, calculated using the TomTom tool, indicate the statistical significance of the similarity between the motifs captured by mRModN and those identified by STREME. All matched motifs shown in the figure have p&lt;0.05, indicating statistically significant agreement. This result suggests that mRModN is able to learn biologically meaningful and evolutionarily conserved sequence patterns associated with RNA modifications.</w:t>
        </w:r>
      </w:ins>
      <w:ins w:id="1131" w:author="Chao Deng" w:date="2026-05-07T21:34:00Z" w16du:dateUtc="2026-05-07T13:34:00Z">
        <w:r w:rsidR="00D43DAF">
          <w:t xml:space="preserve"> </w:t>
        </w:r>
        <w:r w:rsidR="00D43DAF" w:rsidRPr="00D43DAF">
          <w:t>(b) Spatial motifs identified by mRModN. Centered on true modification sites, the spatial motif analysis uses Integrated Gradients to identify nucleotide positions in the spatial structural context that contribute most strongly to modification prediction from the perspective of the deep learning model. Compared with planar motifs, spatial motifs provide deeper biological insights by capturing the influence of distal nucleotides and structure-aware regulatory patterns, revealing that some modifications are mainly driven by local motifs, whereas others exhibit stronger spatial dependence.</w:t>
        </w:r>
      </w:ins>
    </w:p>
    <w:p w14:paraId="4E27B2D0" w14:textId="784F0EEE" w:rsidR="002E1906" w:rsidDel="00D43DAF" w:rsidRDefault="002E1906" w:rsidP="009D1186">
      <w:pPr>
        <w:pStyle w:val="Caption"/>
        <w:rPr>
          <w:del w:id="1132" w:author="Chao Deng" w:date="2026-05-07T21:34:00Z" w16du:dateUtc="2026-05-07T13:34:00Z"/>
        </w:rPr>
      </w:pPr>
      <w:del w:id="1133" w:author="Chao Deng" w:date="2026-05-07T21:34:00Z" w16du:dateUtc="2026-05-07T13:34:00Z">
        <w:r w:rsidRPr="006161D5" w:rsidDel="00D43DAF">
          <w:delText xml:space="preserve">(a): Planar motifs identified by </w:delText>
        </w:r>
        <w:r w:rsidRPr="00231AE7" w:rsidDel="00D43DAF">
          <w:rPr>
            <w:lang w:val="en-US"/>
          </w:rPr>
          <w:delText>mRModN</w:delText>
        </w:r>
        <w:r w:rsidRPr="006161D5" w:rsidDel="00D43DAF">
          <w:delText>. The p-values, calculated using the TomTom tool,</w:delText>
        </w:r>
        <w:r w:rsidRPr="006161D5" w:rsidDel="00D43DAF">
          <w:rPr>
            <w:rFonts w:hint="eastAsia"/>
          </w:rPr>
          <w:delText xml:space="preserve"> </w:delText>
        </w:r>
        <w:r w:rsidRPr="006161D5" w:rsidDel="00D43DAF">
          <w:delText xml:space="preserve">indicate the statistical significance of similarity between the motifs captured by </w:delText>
        </w:r>
        <w:r w:rsidRPr="00231AE7" w:rsidDel="00D43DAF">
          <w:rPr>
            <w:lang w:val="en-US"/>
          </w:rPr>
          <w:delText>mRModN</w:delText>
        </w:r>
        <w:r w:rsidRPr="006161D5" w:rsidDel="00D43DAF">
          <w:delText xml:space="preserve"> and those identified by STREME. (b): Spatial motifs identified by </w:delText>
        </w:r>
        <w:r w:rsidRPr="00231AE7" w:rsidDel="00D43DAF">
          <w:rPr>
            <w:lang w:val="en-US"/>
          </w:rPr>
          <w:delText>mRModN</w:delText>
        </w:r>
        <w:r w:rsidRPr="006161D5" w:rsidDel="00D43DAF">
          <w:delText>.</w:delText>
        </w:r>
      </w:del>
    </w:p>
    <w:p w14:paraId="3744D883" w14:textId="7531021E" w:rsidR="00AE7D76" w:rsidRPr="0090649A" w:rsidRDefault="00AE7D76" w:rsidP="00AE7D76">
      <w:pPr>
        <w:pStyle w:val="a0"/>
        <w:rPr>
          <w:szCs w:val="24"/>
        </w:rPr>
      </w:pPr>
      <w:r>
        <w:rPr>
          <w:szCs w:val="24"/>
          <w:lang w:val="en-US"/>
        </w:rPr>
        <w:t>Ablation Study</w:t>
      </w:r>
    </w:p>
    <w:p w14:paraId="676546F4" w14:textId="01F204E4" w:rsidR="00AE7D76" w:rsidDel="00381678" w:rsidRDefault="00AE7D76" w:rsidP="00381678">
      <w:pPr>
        <w:pStyle w:val="ListParagraph"/>
        <w:numPr>
          <w:ilvl w:val="0"/>
          <w:numId w:val="49"/>
        </w:numPr>
        <w:rPr>
          <w:del w:id="1134" w:author="Chao Deng" w:date="2026-05-07T09:36:00Z" w16du:dateUtc="2026-05-07T01:36:00Z"/>
        </w:rPr>
      </w:pPr>
      <w:r>
        <w:lastRenderedPageBreak/>
        <w:t>Impact of M</w:t>
      </w:r>
      <w:r w:rsidRPr="00D61B8E">
        <w:rPr>
          <w:vertAlign w:val="superscript"/>
        </w:rPr>
        <w:t>2</w:t>
      </w:r>
      <w:r>
        <w:t>D Module</w:t>
      </w:r>
    </w:p>
    <w:p w14:paraId="5FE90694" w14:textId="77777777" w:rsidR="00381678" w:rsidRDefault="00381678" w:rsidP="00AE7D76">
      <w:pPr>
        <w:pStyle w:val="ListParagraph"/>
        <w:numPr>
          <w:ilvl w:val="0"/>
          <w:numId w:val="49"/>
        </w:numPr>
        <w:rPr>
          <w:ins w:id="1135" w:author="Chao Deng" w:date="2026-05-07T09:36:00Z" w16du:dateUtc="2026-05-07T01:36:00Z"/>
        </w:rPr>
      </w:pPr>
    </w:p>
    <w:p w14:paraId="731CD498" w14:textId="39A8B883" w:rsidR="00381678" w:rsidRDefault="00381678">
      <w:pPr>
        <w:rPr>
          <w:ins w:id="1136" w:author="Chao Deng" w:date="2026-05-07T09:36:00Z" w16du:dateUtc="2026-05-07T01:36:00Z"/>
        </w:rPr>
        <w:pPrChange w:id="1137" w:author="Chao Deng" w:date="2026-05-07T09:36:00Z" w16du:dateUtc="2026-05-07T01:36:00Z">
          <w:pPr>
            <w:pStyle w:val="ListParagraph"/>
            <w:numPr>
              <w:numId w:val="49"/>
            </w:numPr>
            <w:ind w:left="360" w:hanging="360"/>
          </w:pPr>
        </w:pPrChange>
      </w:pPr>
      <w:ins w:id="1138" w:author="Chao Deng" w:date="2026-05-07T09:36:00Z" w16du:dateUtc="2026-05-07T01:36:00Z">
        <w:r>
          <w:t>To incorporate RNA secondary-structure information, we used RNAFold to predict RNA secondary structures and represented the resulting data as PyTorch Geometric objects. However, PyTorch Geometric adopts a topology-first data structure, in which node organization is mainly determined by structural edge connections. This representation may weaken or obscure the original nucleotide order of the RNA sequence. Since conventional one-hot encoding does not explicitly encode positional information in the graph domain, models that rely solely on graph-based representations may fail to capture critical sequence-order features. To address this issue, the proposed Multi-view Motif Discovery (</w:t>
        </w:r>
      </w:ins>
      <w:ins w:id="1139" w:author="Chao Deng" w:date="2026-05-09T11:20:00Z" w16du:dateUtc="2026-05-09T03:20:00Z">
        <w:r w:rsidR="00B22CBB">
          <w:t>M</w:t>
        </w:r>
        <w:r w:rsidR="00B22CBB" w:rsidRPr="00730EE1">
          <w:rPr>
            <w:vertAlign w:val="superscript"/>
          </w:rPr>
          <w:t>2</w:t>
        </w:r>
        <w:r w:rsidR="00B22CBB">
          <w:t>D</w:t>
        </w:r>
      </w:ins>
      <w:ins w:id="1140" w:author="Chao Deng" w:date="2026-05-07T09:36:00Z" w16du:dateUtc="2026-05-07T01:36:00Z">
        <w:r>
          <w:t>) module combines convolutional neural networks (CNN) with graph convolution networks (GCN), allowing the CNN branch to pre-encode positional and sequential features before graph convolution is performed.</w:t>
        </w:r>
      </w:ins>
    </w:p>
    <w:p w14:paraId="3414AEB9" w14:textId="1680A9EC" w:rsidR="00381678" w:rsidRDefault="00381678">
      <w:pPr>
        <w:rPr>
          <w:ins w:id="1141" w:author="Chao Deng" w:date="2026-05-07T09:36:00Z" w16du:dateUtc="2026-05-07T01:36:00Z"/>
        </w:rPr>
        <w:pPrChange w:id="1142" w:author="Chao Deng" w:date="2026-05-07T09:36:00Z" w16du:dateUtc="2026-05-07T01:36:00Z">
          <w:pPr>
            <w:pStyle w:val="ListParagraph"/>
            <w:numPr>
              <w:numId w:val="49"/>
            </w:numPr>
            <w:ind w:left="360" w:hanging="360"/>
          </w:pPr>
        </w:pPrChange>
      </w:pPr>
      <w:ins w:id="1143" w:author="Chao Deng" w:date="2026-05-07T09:36:00Z" w16du:dateUtc="2026-05-07T01:36:00Z">
        <w:r>
          <w:t>The ablation results of the M</w:t>
        </w:r>
        <w:r w:rsidRPr="00423933">
          <w:rPr>
            <w:vertAlign w:val="superscript"/>
            <w:rPrChange w:id="1144" w:author="Chao Deng" w:date="2026-05-09T11:19:00Z" w16du:dateUtc="2026-05-09T03:19:00Z">
              <w:rPr/>
            </w:rPrChange>
          </w:rPr>
          <w:t>2</w:t>
        </w:r>
        <w:r>
          <w:t xml:space="preserve">D module are shown in </w:t>
        </w:r>
      </w:ins>
      <w:ins w:id="1145" w:author="Chao Deng" w:date="2026-05-09T11:20:00Z" w16du:dateUtc="2026-05-09T03:20:00Z">
        <w:r w:rsidR="003B34F7">
          <w:fldChar w:fldCharType="begin"/>
        </w:r>
        <w:r w:rsidR="003B34F7">
          <w:instrText xml:space="preserve"> REF _Ref227059531 \h </w:instrText>
        </w:r>
        <w:r w:rsidR="003B34F7">
          <w:fldChar w:fldCharType="separate"/>
        </w:r>
        <w:r w:rsidR="003B34F7" w:rsidRPr="006161D5">
          <w:t xml:space="preserve">Fig. </w:t>
        </w:r>
        <w:r w:rsidR="003B34F7">
          <w:rPr>
            <w:noProof/>
          </w:rPr>
          <w:t>9</w:t>
        </w:r>
        <w:r w:rsidR="003B34F7">
          <w:fldChar w:fldCharType="end"/>
        </w:r>
      </w:ins>
      <w:ins w:id="1146" w:author="Chao Deng" w:date="2026-05-07T09:36:00Z" w16du:dateUtc="2026-05-07T01:36:00Z">
        <w:r>
          <w:t xml:space="preserve">e, where the outer boundary of the radar chart represents the best-performing configuration. The results demonstrate that only the  </w:t>
        </w:r>
      </w:ins>
      <w:ins w:id="1147" w:author="Chao Deng" w:date="2026-05-09T11:20:00Z" w16du:dateUtc="2026-05-09T03:20:00Z">
        <w:r w:rsidR="003B34F7">
          <w:t>M</w:t>
        </w:r>
        <w:r w:rsidR="003B34F7" w:rsidRPr="00730EE1">
          <w:rPr>
            <w:vertAlign w:val="superscript"/>
          </w:rPr>
          <w:t>2</w:t>
        </w:r>
        <w:r w:rsidR="003B34F7">
          <w:t>D</w:t>
        </w:r>
      </w:ins>
      <w:ins w:id="1148" w:author="Chao Deng" w:date="2026-05-07T09:36:00Z" w16du:dateUtc="2026-05-07T01:36:00Z">
        <w:r>
          <w:t xml:space="preserve"> module, which integrates both sequence-order information and structural topology, achieves the best performance across all evaluation metrics. Notably, when only the CNN branch was retained to capture sequential and positional information, model performance decreased only slightly. In contrast, when only the GCN branch was retained and sequence-order information was removed, model performance dropped substantially. This pattern indicates that sequence-order information plays a more dominant role than structural topology in RNA modification detection.</w:t>
        </w:r>
      </w:ins>
    </w:p>
    <w:p w14:paraId="187FD171" w14:textId="596A96A2" w:rsidR="00381678" w:rsidRDefault="00381678">
      <w:pPr>
        <w:rPr>
          <w:ins w:id="1149" w:author="Chao Deng" w:date="2026-05-07T09:36:00Z" w16du:dateUtc="2026-05-07T01:36:00Z"/>
        </w:rPr>
        <w:pPrChange w:id="1150" w:author="Chao Deng" w:date="2026-05-07T09:36:00Z" w16du:dateUtc="2026-05-07T01:36:00Z">
          <w:pPr>
            <w:pStyle w:val="ListParagraph"/>
            <w:numPr>
              <w:numId w:val="49"/>
            </w:numPr>
            <w:ind w:left="360" w:hanging="360"/>
          </w:pPr>
        </w:pPrChange>
      </w:pPr>
      <w:ins w:id="1151" w:author="Chao Deng" w:date="2026-05-07T09:36:00Z" w16du:dateUtc="2026-05-07T01:36:00Z">
        <w:r>
          <w:t xml:space="preserve">Specifically, the full </w:t>
        </w:r>
      </w:ins>
      <w:ins w:id="1152" w:author="Chao Deng" w:date="2026-05-09T11:20:00Z" w16du:dateUtc="2026-05-09T03:20:00Z">
        <w:r w:rsidR="003B34F7">
          <w:t>M</w:t>
        </w:r>
        <w:r w:rsidR="003B34F7" w:rsidRPr="00730EE1">
          <w:rPr>
            <w:vertAlign w:val="superscript"/>
          </w:rPr>
          <w:t>2</w:t>
        </w:r>
        <w:r w:rsidR="003B34F7">
          <w:t>D</w:t>
        </w:r>
      </w:ins>
      <w:ins w:id="1153" w:author="Chao Deng" w:date="2026-05-07T09:36:00Z" w16du:dateUtc="2026-05-07T01:36:00Z">
        <w:r>
          <w:t xml:space="preserve"> module achieved the best overall performance, with an Accuracy of 0.88, an AUC of 0.92, an AUPRC of 0.90, an F1-score of 0.88, and an MCC of 0.76, outperforming both single-view variants. When only the CNN branch was retained, the model still achieved an Accuracy of 0.85 and an AUPRC of 0.88, suggesting that sequence-order information alone already provides strong discriminative capacity. However, its AUC and F1-score decreased to 0.82 and 0.79, respectively, indicating that its overall performance remained inferior to that of the full </w:t>
        </w:r>
      </w:ins>
      <w:ins w:id="1154" w:author="Chao Deng" w:date="2026-05-09T11:20:00Z" w16du:dateUtc="2026-05-09T03:20:00Z">
        <w:r w:rsidR="00B22CBB">
          <w:t>M</w:t>
        </w:r>
        <w:r w:rsidR="00B22CBB" w:rsidRPr="00730EE1">
          <w:rPr>
            <w:vertAlign w:val="superscript"/>
          </w:rPr>
          <w:t>2</w:t>
        </w:r>
        <w:r w:rsidR="00B22CBB">
          <w:t>D</w:t>
        </w:r>
      </w:ins>
      <w:ins w:id="1155" w:author="Chao Deng" w:date="2026-05-07T09:36:00Z" w16du:dateUtc="2026-05-07T01:36:00Z">
        <w:r>
          <w:t xml:space="preserve"> module. By contrast, when only the GCN branch was retained, the decline was much more pronounced, with Accuracy, AUPRC, and F1-score decreasing to 0.63, 0.46, and 0.55, respectively.</w:t>
        </w:r>
      </w:ins>
    </w:p>
    <w:p w14:paraId="09CB9B44" w14:textId="576A2BEE" w:rsidR="008C2A49" w:rsidDel="00497AE5" w:rsidRDefault="00381678">
      <w:pPr>
        <w:rPr>
          <w:del w:id="1156" w:author="Chao Deng" w:date="2026-05-07T09:36:00Z" w16du:dateUtc="2026-05-07T01:36:00Z"/>
        </w:rPr>
      </w:pPr>
      <w:ins w:id="1157" w:author="Chao Deng" w:date="2026-05-07T09:36:00Z" w16du:dateUtc="2026-05-07T01:36:00Z">
        <w:r>
          <w:lastRenderedPageBreak/>
          <w:t xml:space="preserve">These results reveal that RNA modification detection cannot rely solely on spatial topology. Instead, sequence-order features remain the primary basis for model discrimination, while structural topology provides complementary information when integrated with sequential features. Therefore, by jointly modeling sequence-order information and structural topology, the </w:t>
        </w:r>
      </w:ins>
      <w:ins w:id="1158" w:author="Chao Deng" w:date="2026-05-09T11:20:00Z" w16du:dateUtc="2026-05-09T03:20:00Z">
        <w:r w:rsidR="00B22CBB">
          <w:t>M</w:t>
        </w:r>
        <w:r w:rsidR="00B22CBB" w:rsidRPr="00730EE1">
          <w:rPr>
            <w:vertAlign w:val="superscript"/>
          </w:rPr>
          <w:t>2</w:t>
        </w:r>
        <w:r w:rsidR="00B22CBB">
          <w:t>D</w:t>
        </w:r>
      </w:ins>
      <w:ins w:id="1159" w:author="Chao Deng" w:date="2026-05-07T09:36:00Z" w16du:dateUtc="2026-05-07T01:36:00Z">
        <w:r>
          <w:t xml:space="preserve"> module further improves the overall classification performance of mRModN.</w:t>
        </w:r>
      </w:ins>
      <w:del w:id="1160" w:author="Chao Deng" w:date="2026-05-07T09:36:00Z" w16du:dateUtc="2026-05-07T01:36:00Z">
        <w:r w:rsidR="008C2A49" w:rsidRPr="008C2A49" w:rsidDel="00497AE5">
          <w:delText>To incorporate RNA secondary-structure information, we used RNAFold to predict RNA secondary structures and represented the resulting data as PyTorch Geometric objects. However, PyTorch Geometric adopts a topology-first data structure, in which node organization is mainly determined by structural edge connections. This representation may weaken or obscure the original nucleotide order of the RNA sequence. Since conventional one-hot encoding does not explicitly encode positional information in the graph domain, models that rely solely on graph-based representations may fail to capture critical sequence-order features. To address this issue, the proposed Multi-view Motif Discovery (M</w:delText>
        </w:r>
        <w:r w:rsidR="008C2A49" w:rsidRPr="00381678" w:rsidDel="00497AE5">
          <w:rPr>
            <w:vertAlign w:val="superscript"/>
          </w:rPr>
          <w:delText>2</w:delText>
        </w:r>
        <w:r w:rsidR="008C2A49" w:rsidRPr="008C2A49" w:rsidDel="00497AE5">
          <w:delText xml:space="preserve">D) module combines convolutional neural networks (CNN) with graph </w:delText>
        </w:r>
        <w:r w:rsidR="008C2A49" w:rsidDel="00497AE5">
          <w:delText>convolution</w:delText>
        </w:r>
        <w:r w:rsidR="008C2A49" w:rsidRPr="008C2A49" w:rsidDel="00497AE5">
          <w:delText xml:space="preserve"> networks (G</w:delText>
        </w:r>
        <w:r w:rsidR="008C2A49" w:rsidDel="00497AE5">
          <w:rPr>
            <w:rFonts w:hint="eastAsia"/>
          </w:rPr>
          <w:delText>C</w:delText>
        </w:r>
        <w:r w:rsidR="008C2A49" w:rsidRPr="008C2A49" w:rsidDel="00497AE5">
          <w:delText>N), allowing the CNN branch to pre-encode positional and sequential features before graph convolution is performed.</w:delText>
        </w:r>
      </w:del>
    </w:p>
    <w:p w14:paraId="3E6DA2A1" w14:textId="49A62D4A" w:rsidR="008C2A49" w:rsidDel="00497AE5" w:rsidRDefault="008C2A49">
      <w:pPr>
        <w:rPr>
          <w:del w:id="1161" w:author="Chao Deng" w:date="2026-05-07T09:36:00Z" w16du:dateUtc="2026-05-07T01:36:00Z"/>
        </w:rPr>
      </w:pPr>
      <w:del w:id="1162" w:author="Chao Deng" w:date="2026-05-07T09:36:00Z" w16du:dateUtc="2026-05-07T01:36:00Z">
        <w:r w:rsidDel="00497AE5">
          <w:delText xml:space="preserve">The ablation results of the </w:delText>
        </w:r>
        <w:r w:rsidRPr="008C2A49" w:rsidDel="00497AE5">
          <w:delText>M</w:delText>
        </w:r>
        <w:r w:rsidRPr="00F3525B" w:rsidDel="00497AE5">
          <w:rPr>
            <w:vertAlign w:val="superscript"/>
          </w:rPr>
          <w:delText>2</w:delText>
        </w:r>
        <w:r w:rsidRPr="008C2A49" w:rsidDel="00497AE5">
          <w:delText>D</w:delText>
        </w:r>
        <w:r w:rsidDel="00497AE5">
          <w:delText xml:space="preserve"> module are shown in </w:delText>
        </w:r>
        <w:r w:rsidDel="00497AE5">
          <w:fldChar w:fldCharType="begin"/>
        </w:r>
        <w:r w:rsidDel="00497AE5">
          <w:delInstrText xml:space="preserve"> REF _Ref227059531 \h </w:delInstrText>
        </w:r>
        <w:r w:rsidDel="00497AE5">
          <w:fldChar w:fldCharType="separate"/>
        </w:r>
        <w:r w:rsidRPr="006161D5" w:rsidDel="00497AE5">
          <w:delText xml:space="preserve">Fig. </w:delText>
        </w:r>
        <w:r w:rsidDel="00497AE5">
          <w:rPr>
            <w:noProof/>
          </w:rPr>
          <w:delText>8</w:delText>
        </w:r>
        <w:r w:rsidDel="00497AE5">
          <w:fldChar w:fldCharType="end"/>
        </w:r>
        <w:r w:rsidDel="00497AE5">
          <w:delText xml:space="preserve">e, where the outer boundary of the radar chart represents the best-performing configuration. The results demonstrate that only the  </w:delText>
        </w:r>
        <w:r w:rsidRPr="008C2A49" w:rsidDel="00497AE5">
          <w:delText>M</w:delText>
        </w:r>
        <w:r w:rsidRPr="00F3525B" w:rsidDel="00497AE5">
          <w:rPr>
            <w:vertAlign w:val="superscript"/>
          </w:rPr>
          <w:delText>2</w:delText>
        </w:r>
        <w:r w:rsidRPr="008C2A49" w:rsidDel="00497AE5">
          <w:delText>D</w:delText>
        </w:r>
        <w:r w:rsidDel="00497AE5">
          <w:delText xml:space="preserve"> module, which integrates both sequence-order information and structural topology, achieves the best performance across all evaluation metrics. Notably, when only the CNN branch was retained to capture sequential and positional information, model performance decreased only slightly. In contrast, when only the GCN branch was retained and sequence-order information was removed, model performance dropped substantially. This pattern indicates that sequence-order information plays a more dominant role than structural topology in RNA modification detection.</w:delText>
        </w:r>
      </w:del>
    </w:p>
    <w:p w14:paraId="0F04C69E" w14:textId="7FB48BED" w:rsidR="008C2A49" w:rsidDel="00497AE5" w:rsidRDefault="008C2A49">
      <w:pPr>
        <w:rPr>
          <w:del w:id="1163" w:author="Chao Deng" w:date="2026-05-07T09:36:00Z" w16du:dateUtc="2026-05-07T01:36:00Z"/>
        </w:rPr>
      </w:pPr>
      <w:del w:id="1164" w:author="Chao Deng" w:date="2026-05-07T09:36:00Z" w16du:dateUtc="2026-05-07T01:36:00Z">
        <w:r w:rsidDel="00497AE5">
          <w:delText xml:space="preserve">Specifically, the full </w:delText>
        </w:r>
        <w:r w:rsidRPr="008C2A49" w:rsidDel="00497AE5">
          <w:delText>M</w:delText>
        </w:r>
        <w:r w:rsidRPr="00F3525B" w:rsidDel="00497AE5">
          <w:rPr>
            <w:vertAlign w:val="superscript"/>
          </w:rPr>
          <w:delText>2</w:delText>
        </w:r>
        <w:r w:rsidRPr="008C2A49" w:rsidDel="00497AE5">
          <w:delText>D</w:delText>
        </w:r>
        <w:r w:rsidDel="00497AE5">
          <w:delText xml:space="preserve"> module achieved the best overall performance, with an Accuracy of 0.88, an AUC of 0.92, an AUPRC of 0.90, an F1-score of 0.88, and an MCC of 0.76, outperforming both single-view variants. When only the CNN branch was retained, the model still achieved an Accuracy of 0.85 and an AUPRC of 0.88, suggesting that sequence-order information alone already provides strong discriminative capacity. However, its AUC and F1-score decreased to 0.82 and 0.79, respectively, indicating that its overall performance remained inferior to that of the full M2D module. By contrast, when only the GCN branch was retained, the decline was much more pronounced, with Accuracy, AUPRC, and F1-score decreasing to 0.63, 0.46, and 0.55, respectively.</w:delText>
        </w:r>
      </w:del>
    </w:p>
    <w:p w14:paraId="006C4B14" w14:textId="3CB0B712" w:rsidR="008C2A49" w:rsidRDefault="008C2A49" w:rsidP="00381678">
      <w:del w:id="1165" w:author="Chao Deng" w:date="2026-05-07T09:36:00Z" w16du:dateUtc="2026-05-07T01:36:00Z">
        <w:r w:rsidDel="00497AE5">
          <w:delText xml:space="preserve">These results reveal that RNA modification detection cannot rely solely on spatial topology. Instead, sequence-order features remain the primary basis for model discrimination, while structural topology provides complementary information when integrated with sequential features. Therefore, by jointly modeling sequence-order information and structural topology, the </w:delText>
        </w:r>
        <w:r w:rsidR="00207520" w:rsidRPr="008C2A49" w:rsidDel="00497AE5">
          <w:delText>M</w:delText>
        </w:r>
        <w:r w:rsidR="00207520" w:rsidRPr="00F3525B" w:rsidDel="00497AE5">
          <w:rPr>
            <w:vertAlign w:val="superscript"/>
          </w:rPr>
          <w:delText>2</w:delText>
        </w:r>
        <w:r w:rsidR="00207520" w:rsidRPr="008C2A49" w:rsidDel="00497AE5">
          <w:delText>D</w:delText>
        </w:r>
        <w:r w:rsidDel="00497AE5">
          <w:delText xml:space="preserve"> module further improves the overall classification performance of mRModN.</w:delText>
        </w:r>
      </w:del>
    </w:p>
    <w:p w14:paraId="0A2D24E5" w14:textId="14BF8D10" w:rsidR="00AE7D76" w:rsidRDefault="00AE7D76" w:rsidP="00D61B8E">
      <w:pPr>
        <w:pStyle w:val="ListParagraph"/>
        <w:numPr>
          <w:ilvl w:val="0"/>
          <w:numId w:val="49"/>
        </w:numPr>
        <w:rPr>
          <w:ins w:id="1166" w:author="Chao Deng" w:date="2026-05-07T09:40:00Z" w16du:dateUtc="2026-05-07T01:40:00Z"/>
        </w:rPr>
      </w:pPr>
      <w:r>
        <w:t xml:space="preserve">Impact of </w:t>
      </w:r>
      <w:r w:rsidRPr="00714909">
        <w:t>Hierarchy Cross-Attention</w:t>
      </w:r>
      <w:ins w:id="1167" w:author="Chao Deng" w:date="2026-05-09T15:29:00Z" w16du:dateUtc="2026-05-09T07:29:00Z">
        <w:r w:rsidR="00DA2867">
          <w:rPr>
            <w:rFonts w:hint="eastAsia"/>
          </w:rPr>
          <w:t xml:space="preserve"> w</w:t>
        </w:r>
        <w:r w:rsidR="00DA2867">
          <w:t xml:space="preserve">ithin </w:t>
        </w:r>
        <w:r w:rsidR="00DA2867" w:rsidRPr="00DA2867">
          <w:t>Mixture of Hierarchical Experts</w:t>
        </w:r>
      </w:ins>
    </w:p>
    <w:p w14:paraId="2515F370" w14:textId="5E6A0547" w:rsidR="00FC7020" w:rsidRDefault="00B8493F" w:rsidP="00FC7020">
      <w:pPr>
        <w:rPr>
          <w:ins w:id="1168" w:author="Chao Deng" w:date="2026-05-07T09:40:00Z" w16du:dateUtc="2026-05-07T01:40:00Z"/>
        </w:rPr>
      </w:pPr>
      <w:ins w:id="1169" w:author="Chao Deng" w:date="2026-05-09T15:29:00Z" w16du:dateUtc="2026-05-09T07:29:00Z">
        <w:r w:rsidRPr="00B8493F">
          <w:t>To evaluate the contribution of the Hierarchy Cross-Attention (HCA) block within the Mixture of Hierarchical Experts (MoHE) module, we replaced the HCA block with representative sequence modeling architectures, including LSTM, CNN, and conventional self-attention, and compared their performance under different input sequence lengths.</w:t>
        </w:r>
      </w:ins>
      <w:ins w:id="1170" w:author="Chao Deng" w:date="2026-05-09T15:30:00Z" w16du:dateUtc="2026-05-09T07:30:00Z">
        <w:r>
          <w:t xml:space="preserve"> </w:t>
        </w:r>
      </w:ins>
      <w:ins w:id="1171" w:author="Chao Deng" w:date="2026-05-07T09:40:00Z" w16du:dateUtc="2026-05-07T01:40:00Z">
        <w:r w:rsidR="00FC7020">
          <w:t xml:space="preserve">As shown in </w:t>
        </w:r>
      </w:ins>
      <w:ins w:id="1172" w:author="Chao Deng" w:date="2026-05-09T11:21:00Z" w16du:dateUtc="2026-05-09T03:21:00Z">
        <w:r w:rsidR="00C5009E">
          <w:fldChar w:fldCharType="begin"/>
        </w:r>
        <w:r w:rsidR="00C5009E">
          <w:instrText xml:space="preserve"> REF _Ref227059531 \h </w:instrText>
        </w:r>
        <w:r w:rsidR="00C5009E">
          <w:fldChar w:fldCharType="separate"/>
        </w:r>
        <w:r w:rsidR="00C5009E" w:rsidRPr="006161D5">
          <w:t xml:space="preserve">Fig. </w:t>
        </w:r>
        <w:r w:rsidR="00C5009E">
          <w:rPr>
            <w:noProof/>
          </w:rPr>
          <w:t>9</w:t>
        </w:r>
        <w:r w:rsidR="00C5009E">
          <w:fldChar w:fldCharType="end"/>
        </w:r>
      </w:ins>
      <w:ins w:id="1173" w:author="Chao Deng" w:date="2026-05-07T09:40:00Z" w16du:dateUtc="2026-05-07T01:40:00Z">
        <w:r w:rsidR="00FC7020">
          <w:t xml:space="preserve">b, </w:t>
        </w:r>
      </w:ins>
      <w:ins w:id="1174" w:author="Chao Deng" w:date="2026-05-09T15:30:00Z" w16du:dateUtc="2026-05-09T07:30:00Z">
        <w:r w:rsidR="004F7198" w:rsidRPr="004F7198">
          <w:t>the HCA-based MoHE variant maintained stable and strong classification performance as the sequence length increased.</w:t>
        </w:r>
      </w:ins>
      <w:ins w:id="1175" w:author="Chao Deng" w:date="2026-05-07T09:40:00Z" w16du:dateUtc="2026-05-07T01:40:00Z">
        <w:r w:rsidR="00FC7020">
          <w:t xml:space="preserve"> When the input length increased from 51 to 101 and then to 1001 nucleotides, the AUC of the HCA-based model reached 93.94, 93.98, and 96.07, respectively.</w:t>
        </w:r>
      </w:ins>
    </w:p>
    <w:p w14:paraId="5628E674" w14:textId="77777777" w:rsidR="00FC7020" w:rsidRDefault="00FC7020" w:rsidP="00FC7020">
      <w:pPr>
        <w:rPr>
          <w:ins w:id="1176" w:author="Chao Deng" w:date="2026-05-07T09:40:00Z" w16du:dateUtc="2026-05-07T01:40:00Z"/>
        </w:rPr>
      </w:pPr>
      <w:ins w:id="1177" w:author="Chao Deng" w:date="2026-05-07T09:40:00Z" w16du:dateUtc="2026-05-07T01:40:00Z">
        <w:r>
          <w:t>In contrast, the performance of the baseline architectures was less stable under longer input contexts. At sequence lengths of 51, 101, and 1001, the AUC values were 84.53, 79.23, and 79.23 for LSTM; 69.13, 68.13, and 63.89 for CNN; and 91.22, 92.12, and 94.52 for conventional self-attention, respectively. These results show that HCA consistently achieved the best classification performance across different sequence lengths, indicating its robustness in long-context RNA modification prediction.</w:t>
        </w:r>
      </w:ins>
    </w:p>
    <w:p w14:paraId="2FBCA2EB" w14:textId="59265B2C" w:rsidR="00FC7020" w:rsidRDefault="00FC7020">
      <w:pPr>
        <w:rPr>
          <w:ins w:id="1178" w:author="Chao Deng" w:date="2026-05-07T09:40:00Z" w16du:dateUtc="2026-05-07T01:40:00Z"/>
        </w:rPr>
        <w:pPrChange w:id="1179" w:author="Chao Deng" w:date="2026-05-07T09:40:00Z" w16du:dateUtc="2026-05-07T01:40:00Z">
          <w:pPr>
            <w:pStyle w:val="ListParagraph"/>
            <w:numPr>
              <w:numId w:val="49"/>
            </w:numPr>
            <w:ind w:left="360" w:hanging="360"/>
          </w:pPr>
        </w:pPrChange>
      </w:pPr>
      <w:ins w:id="1180" w:author="Chao Deng" w:date="2026-05-07T09:40:00Z" w16du:dateUtc="2026-05-07T01:40:00Z">
        <w:r>
          <w:t xml:space="preserve">We further compared the parameter scale of HCA with that of conventional self-attention. As shown in </w:t>
        </w:r>
      </w:ins>
      <w:ins w:id="1181" w:author="Chao Deng" w:date="2026-05-09T11:21:00Z" w16du:dateUtc="2026-05-09T03:21:00Z">
        <w:r w:rsidR="00C5009E">
          <w:fldChar w:fldCharType="begin"/>
        </w:r>
        <w:r w:rsidR="00C5009E">
          <w:instrText xml:space="preserve"> REF _Ref227059531 \h </w:instrText>
        </w:r>
        <w:r w:rsidR="00C5009E">
          <w:fldChar w:fldCharType="separate"/>
        </w:r>
        <w:r w:rsidR="00C5009E" w:rsidRPr="006161D5">
          <w:t xml:space="preserve">Fig. </w:t>
        </w:r>
        <w:r w:rsidR="00C5009E">
          <w:rPr>
            <w:noProof/>
          </w:rPr>
          <w:t>9</w:t>
        </w:r>
        <w:r w:rsidR="00C5009E">
          <w:fldChar w:fldCharType="end"/>
        </w:r>
      </w:ins>
      <w:ins w:id="1182" w:author="Chao Deng" w:date="2026-05-07T09:40:00Z" w16du:dateUtc="2026-05-07T01:40:00Z">
        <w:r>
          <w:t>d, the parameter count of HCA increased only from 1762945 to 2006145 as the sequence length increased, whereas the parameter count of conventional self-attention increased from 2063500 to 2306600. Thus, HCA achieved superior classification performance while maintaining a smaller parameter budget. These ablation results demonstrate that HCA improves long-sequence classification performance and provides a more parameter-efficient alternative to conventional attention mechanisms.</w:t>
        </w:r>
      </w:ins>
    </w:p>
    <w:p w14:paraId="19F36988" w14:textId="7BF76521" w:rsidR="00FC7020" w:rsidRDefault="000A4394" w:rsidP="00D61B8E">
      <w:pPr>
        <w:pStyle w:val="ListParagraph"/>
        <w:numPr>
          <w:ilvl w:val="0"/>
          <w:numId w:val="49"/>
        </w:numPr>
        <w:rPr>
          <w:ins w:id="1183" w:author="Chao Deng" w:date="2026-05-07T21:59:00Z" w16du:dateUtc="2026-05-07T13:59:00Z"/>
        </w:rPr>
      </w:pPr>
      <w:ins w:id="1184" w:author="Chao Deng" w:date="2026-05-07T21:55:00Z" w16du:dateUtc="2026-05-07T13:55:00Z">
        <w:r w:rsidRPr="000A4394">
          <w:t>Impact of</w:t>
        </w:r>
      </w:ins>
      <w:ins w:id="1185" w:author="Chao Deng" w:date="2026-05-07T21:56:00Z" w16du:dateUtc="2026-05-07T13:56:00Z">
        <w:r>
          <w:rPr>
            <w:rFonts w:hint="eastAsia"/>
          </w:rPr>
          <w:t xml:space="preserve"> multi-Anchor Attention </w:t>
        </w:r>
        <w:r w:rsidR="00E42473">
          <w:rPr>
            <w:rFonts w:hint="eastAsia"/>
          </w:rPr>
          <w:t>Pooling</w:t>
        </w:r>
      </w:ins>
    </w:p>
    <w:p w14:paraId="18E52235" w14:textId="222D6398" w:rsidR="008458BE" w:rsidRDefault="008458BE" w:rsidP="008458BE">
      <w:pPr>
        <w:rPr>
          <w:ins w:id="1186" w:author="Chao Deng" w:date="2026-05-07T21:59:00Z" w16du:dateUtc="2026-05-07T13:59:00Z"/>
        </w:rPr>
      </w:pPr>
      <w:ins w:id="1187" w:author="Chao Deng" w:date="2026-05-07T21:59:00Z" w16du:dateUtc="2026-05-07T13:59:00Z">
        <w:r>
          <w:t>To evaluate the contribution of multi-Anchor Attention Pooling (A</w:t>
        </w:r>
        <w:r w:rsidRPr="00BD797D">
          <w:rPr>
            <w:vertAlign w:val="superscript"/>
            <w:rPrChange w:id="1188" w:author="Chao Deng" w:date="2026-05-09T11:24:00Z" w16du:dateUtc="2026-05-09T03:24:00Z">
              <w:rPr/>
            </w:rPrChange>
          </w:rPr>
          <w:t>2</w:t>
        </w:r>
        <w:r>
          <w:t xml:space="preserve">P) to nucleotide-level localization, we compared it with two conventional pooling strategies, average pooling and max </w:t>
        </w:r>
        <w:r>
          <w:lastRenderedPageBreak/>
          <w:t xml:space="preserve">pooling. As shown in </w:t>
        </w:r>
      </w:ins>
      <w:ins w:id="1189" w:author="Chao Deng" w:date="2026-05-07T22:00:00Z" w16du:dateUtc="2026-05-07T14:00:00Z">
        <w:r>
          <w:fldChar w:fldCharType="begin"/>
        </w:r>
        <w:r>
          <w:instrText xml:space="preserve"> REF _Ref227059531 \h </w:instrText>
        </w:r>
      </w:ins>
      <w:ins w:id="1190" w:author="Chao Deng" w:date="2026-05-07T22:00:00Z" w16du:dateUtc="2026-05-07T14:00:00Z">
        <w:r>
          <w:fldChar w:fldCharType="separate"/>
        </w:r>
      </w:ins>
      <w:ins w:id="1191" w:author="Chao Deng" w:date="2026-05-09T11:14:00Z" w16du:dateUtc="2026-05-09T03:14:00Z">
        <w:r w:rsidR="00C85814" w:rsidRPr="006161D5">
          <w:t xml:space="preserve">Fig. </w:t>
        </w:r>
        <w:r w:rsidR="00C85814">
          <w:rPr>
            <w:noProof/>
          </w:rPr>
          <w:t>9</w:t>
        </w:r>
      </w:ins>
      <w:ins w:id="1192" w:author="Chao Deng" w:date="2026-05-07T22:00:00Z" w16du:dateUtc="2026-05-07T14:00:00Z">
        <w:r>
          <w:fldChar w:fldCharType="end"/>
        </w:r>
      </w:ins>
      <w:ins w:id="1193" w:author="Chao Deng" w:date="2026-05-07T21:59:00Z" w16du:dateUtc="2026-05-07T13:59:00Z">
        <w:r>
          <w:t>f, A</w:t>
        </w:r>
        <w:r w:rsidRPr="008458BE">
          <w:rPr>
            <w:vertAlign w:val="superscript"/>
            <w:rPrChange w:id="1194" w:author="Chao Deng" w:date="2026-05-07T22:00:00Z" w16du:dateUtc="2026-05-07T14:00:00Z">
              <w:rPr/>
            </w:rPrChange>
          </w:rPr>
          <w:t>2</w:t>
        </w:r>
        <w:r>
          <w:t>P achieved the strongest Top-1 localization performance across most RNA modification types, indicating that attention-based multi-anchor alignment is more effective for identifying true modification sites than global feature aggregation.</w:t>
        </w:r>
      </w:ins>
    </w:p>
    <w:p w14:paraId="1A352D3D" w14:textId="79815F60" w:rsidR="008458BE" w:rsidRDefault="008458BE" w:rsidP="008458BE">
      <w:pPr>
        <w:rPr>
          <w:ins w:id="1195" w:author="Chao Deng" w:date="2026-05-07T21:59:00Z" w16du:dateUtc="2026-05-07T13:59:00Z"/>
        </w:rPr>
      </w:pPr>
      <w:ins w:id="1196" w:author="Chao Deng" w:date="2026-05-07T21:59:00Z" w16du:dateUtc="2026-05-07T13:59:00Z">
        <w:r>
          <w:t xml:space="preserve">For modification types with relatively sparse and easily distinguishable modification sites, </w:t>
        </w:r>
      </w:ins>
      <w:ins w:id="1197" w:author="Chao Deng" w:date="2026-05-07T22:00:00Z" w16du:dateUtc="2026-05-07T14:00:00Z">
        <w:r>
          <w:t>A</w:t>
        </w:r>
        <w:r w:rsidRPr="00F3525B">
          <w:rPr>
            <w:vertAlign w:val="superscript"/>
          </w:rPr>
          <w:t>2</w:t>
        </w:r>
        <w:r>
          <w:t>P</w:t>
        </w:r>
      </w:ins>
      <w:ins w:id="1198" w:author="Chao Deng" w:date="2026-05-07T21:59:00Z" w16du:dateUtc="2026-05-07T13:59:00Z">
        <w:r>
          <w:t xml:space="preserve"> achieved near-saturated localization performance. For example, the Top-1 scores of Am, I, Tm, m</w:t>
        </w:r>
        <w:r w:rsidRPr="008458BE">
          <w:rPr>
            <w:vertAlign w:val="superscript"/>
            <w:rPrChange w:id="1199" w:author="Chao Deng" w:date="2026-05-07T22:00:00Z" w16du:dateUtc="2026-05-07T14:00:00Z">
              <w:rPr/>
            </w:rPrChange>
          </w:rPr>
          <w:t>1</w:t>
        </w:r>
        <w:r>
          <w:t>A, m</w:t>
        </w:r>
        <w:r w:rsidRPr="008458BE">
          <w:rPr>
            <w:vertAlign w:val="superscript"/>
            <w:rPrChange w:id="1200" w:author="Chao Deng" w:date="2026-05-07T22:00:00Z" w16du:dateUtc="2026-05-07T14:00:00Z">
              <w:rPr/>
            </w:rPrChange>
          </w:rPr>
          <w:t>5</w:t>
        </w:r>
        <w:r>
          <w:t>C, and m</w:t>
        </w:r>
        <w:r w:rsidRPr="008458BE">
          <w:rPr>
            <w:vertAlign w:val="superscript"/>
            <w:rPrChange w:id="1201" w:author="Chao Deng" w:date="2026-05-07T22:00:00Z" w16du:dateUtc="2026-05-07T14:00:00Z">
              <w:rPr/>
            </w:rPrChange>
          </w:rPr>
          <w:t>6</w:t>
        </w:r>
        <w:r>
          <w:t xml:space="preserve">Am were close to or reached 1.000 under </w:t>
        </w:r>
      </w:ins>
      <w:ins w:id="1202" w:author="Chao Deng" w:date="2026-05-07T22:00:00Z" w16du:dateUtc="2026-05-07T14:00:00Z">
        <w:r>
          <w:t>A</w:t>
        </w:r>
        <w:r w:rsidRPr="00F3525B">
          <w:rPr>
            <w:vertAlign w:val="superscript"/>
          </w:rPr>
          <w:t>2</w:t>
        </w:r>
        <w:r>
          <w:t>P</w:t>
        </w:r>
      </w:ins>
      <w:ins w:id="1203" w:author="Chao Deng" w:date="2026-05-07T21:59:00Z" w16du:dateUtc="2026-05-07T13:59:00Z">
        <w:r>
          <w:t>, whereas average pooling and max pooling showed substantially lower performance. These results demonstrate that A2P can effectively preserve highly concentrated site-specific signals for modification types with clear localization patterns.</w:t>
        </w:r>
      </w:ins>
    </w:p>
    <w:p w14:paraId="1DA37917" w14:textId="052C41EA" w:rsidR="008458BE" w:rsidRDefault="008458BE" w:rsidP="008458BE">
      <w:pPr>
        <w:rPr>
          <w:ins w:id="1204" w:author="Chao Deng" w:date="2026-05-07T21:59:00Z" w16du:dateUtc="2026-05-07T13:59:00Z"/>
        </w:rPr>
      </w:pPr>
      <w:ins w:id="1205" w:author="Chao Deng" w:date="2026-05-07T21:59:00Z" w16du:dateUtc="2026-05-07T13:59:00Z">
        <w:r>
          <w:t xml:space="preserve">The advantage of </w:t>
        </w:r>
      </w:ins>
      <w:ins w:id="1206" w:author="Chao Deng" w:date="2026-05-07T22:01:00Z" w16du:dateUtc="2026-05-07T14:01:00Z">
        <w:r w:rsidR="001C67D2">
          <w:t>A</w:t>
        </w:r>
        <w:r w:rsidR="001C67D2" w:rsidRPr="00F3525B">
          <w:rPr>
            <w:vertAlign w:val="superscript"/>
          </w:rPr>
          <w:t>2</w:t>
        </w:r>
        <w:r w:rsidR="001C67D2">
          <w:t>P</w:t>
        </w:r>
      </w:ins>
      <w:ins w:id="1207" w:author="Chao Deng" w:date="2026-05-07T21:59:00Z" w16du:dateUtc="2026-05-07T13:59:00Z">
        <w:r>
          <w:t xml:space="preserve"> was also evident for more challenging modification types. For Ψ, ac</w:t>
        </w:r>
        <w:r w:rsidRPr="001C67D2">
          <w:rPr>
            <w:vertAlign w:val="superscript"/>
            <w:rPrChange w:id="1208" w:author="Chao Deng" w:date="2026-05-07T22:01:00Z" w16du:dateUtc="2026-05-07T14:01:00Z">
              <w:rPr/>
            </w:rPrChange>
          </w:rPr>
          <w:t>4</w:t>
        </w:r>
        <w:r>
          <w:t>C, m</w:t>
        </w:r>
        <w:r w:rsidRPr="001C67D2">
          <w:rPr>
            <w:vertAlign w:val="superscript"/>
            <w:rPrChange w:id="1209" w:author="Chao Deng" w:date="2026-05-07T22:01:00Z" w16du:dateUtc="2026-05-07T14:01:00Z">
              <w:rPr/>
            </w:rPrChange>
          </w:rPr>
          <w:t>6</w:t>
        </w:r>
        <w:r>
          <w:t>A, and m</w:t>
        </w:r>
        <w:r w:rsidRPr="001C67D2">
          <w:rPr>
            <w:vertAlign w:val="superscript"/>
            <w:rPrChange w:id="1210" w:author="Chao Deng" w:date="2026-05-07T22:01:00Z" w16du:dateUtc="2026-05-07T14:01:00Z">
              <w:rPr/>
            </w:rPrChange>
          </w:rPr>
          <w:t>7</w:t>
        </w:r>
        <w:r>
          <w:t>G, A</w:t>
        </w:r>
        <w:r w:rsidRPr="001C67D2">
          <w:rPr>
            <w:vertAlign w:val="superscript"/>
            <w:rPrChange w:id="1211" w:author="Chao Deng" w:date="2026-05-07T22:01:00Z" w16du:dateUtc="2026-05-07T14:01:00Z">
              <w:rPr/>
            </w:rPrChange>
          </w:rPr>
          <w:t>2</w:t>
        </w:r>
        <w:r>
          <w:t>P achieved Top-1 scores of 43.82, 69.10, 76.02, and 65.34, respectively. In comparison, average pooling yielded 23.42, 51.55, 28.98, and 37.69, while max pooling yielded 27.87, 42.93, 27.99, and 30.51 for the same modification types. The large improvements observed for m</w:t>
        </w:r>
        <w:r w:rsidRPr="00BB3730">
          <w:rPr>
            <w:vertAlign w:val="superscript"/>
            <w:rPrChange w:id="1212" w:author="Chao Deng" w:date="2026-05-07T22:02:00Z" w16du:dateUtc="2026-05-07T14:02:00Z">
              <w:rPr/>
            </w:rPrChange>
          </w:rPr>
          <w:t>6</w:t>
        </w:r>
        <w:r>
          <w:t>A and m</w:t>
        </w:r>
        <w:r w:rsidRPr="00BB3730">
          <w:rPr>
            <w:vertAlign w:val="superscript"/>
            <w:rPrChange w:id="1213" w:author="Chao Deng" w:date="2026-05-07T22:02:00Z" w16du:dateUtc="2026-05-07T14:02:00Z">
              <w:rPr/>
            </w:rPrChange>
          </w:rPr>
          <w:t>7</w:t>
        </w:r>
        <w:r>
          <w:t xml:space="preserve">G suggest that </w:t>
        </w:r>
        <w:bookmarkStart w:id="1214" w:name="OLE_LINK1"/>
        <w:r>
          <w:t>A</w:t>
        </w:r>
        <w:r w:rsidRPr="00BB3730">
          <w:rPr>
            <w:vertAlign w:val="superscript"/>
            <w:rPrChange w:id="1215" w:author="Chao Deng" w:date="2026-05-07T22:02:00Z" w16du:dateUtc="2026-05-07T14:02:00Z">
              <w:rPr/>
            </w:rPrChange>
          </w:rPr>
          <w:t>2</w:t>
        </w:r>
        <w:r>
          <w:t>P</w:t>
        </w:r>
        <w:bookmarkEnd w:id="1214"/>
        <w:r>
          <w:t xml:space="preserve"> is particularly beneficial when multiple candidate sites or complex sequence contexts are present.</w:t>
        </w:r>
      </w:ins>
    </w:p>
    <w:p w14:paraId="6F5617BF" w14:textId="78926CCA" w:rsidR="00E42473" w:rsidRDefault="008458BE">
      <w:pPr>
        <w:rPr>
          <w:ins w:id="1216" w:author="Chao Deng" w:date="2026-05-07T21:55:00Z" w16du:dateUtc="2026-05-07T13:55:00Z"/>
        </w:rPr>
        <w:pPrChange w:id="1217" w:author="Chao Deng" w:date="2026-05-08T08:48:00Z" w16du:dateUtc="2026-05-08T00:48:00Z">
          <w:pPr>
            <w:pStyle w:val="ListParagraph"/>
            <w:numPr>
              <w:numId w:val="49"/>
            </w:numPr>
            <w:ind w:left="360" w:hanging="360"/>
          </w:pPr>
        </w:pPrChange>
      </w:pPr>
      <w:ins w:id="1218" w:author="Chao Deng" w:date="2026-05-07T21:59:00Z" w16du:dateUtc="2026-05-07T13:59:00Z">
        <w:r>
          <w:t xml:space="preserve">Overall, the ablation results demonstrate that </w:t>
        </w:r>
      </w:ins>
      <w:ins w:id="1219" w:author="Chao Deng" w:date="2026-05-07T22:02:00Z" w16du:dateUtc="2026-05-07T14:02:00Z">
        <w:r w:rsidR="00BB3730">
          <w:t>A</w:t>
        </w:r>
        <w:r w:rsidR="00BB3730" w:rsidRPr="00F3525B">
          <w:rPr>
            <w:vertAlign w:val="superscript"/>
          </w:rPr>
          <w:t>2</w:t>
        </w:r>
        <w:r w:rsidR="00BB3730">
          <w:t>P</w:t>
        </w:r>
      </w:ins>
      <w:ins w:id="1220" w:author="Chao Deng" w:date="2026-05-07T21:59:00Z" w16du:dateUtc="2026-05-07T13:59:00Z">
        <w:r>
          <w:t xml:space="preserve"> substantially improves nucleotide-level localization performance compared with conventional pooling strategies. By directly leveraging class-specific attention distributions, </w:t>
        </w:r>
      </w:ins>
      <w:ins w:id="1221" w:author="Chao Deng" w:date="2026-05-07T22:02:00Z" w16du:dateUtc="2026-05-07T14:02:00Z">
        <w:r w:rsidR="00BB3730">
          <w:t>A</w:t>
        </w:r>
        <w:r w:rsidR="00BB3730" w:rsidRPr="00F3525B">
          <w:rPr>
            <w:vertAlign w:val="superscript"/>
          </w:rPr>
          <w:t>2</w:t>
        </w:r>
        <w:r w:rsidR="00BB3730">
          <w:t>P</w:t>
        </w:r>
      </w:ins>
      <w:ins w:id="1222" w:author="Chao Deng" w:date="2026-05-07T21:59:00Z" w16du:dateUtc="2026-05-07T13:59:00Z">
        <w:r>
          <w:t xml:space="preserve"> provides a more effective mechanism for prioritizing true modification anchors in long RNA sequences.</w:t>
        </w:r>
      </w:ins>
    </w:p>
    <w:p w14:paraId="58C7FEAB" w14:textId="3084277B" w:rsidR="008C2909" w:rsidRPr="00AE7D76" w:rsidRDefault="00424BE3" w:rsidP="00D61B8E">
      <w:pPr>
        <w:pStyle w:val="ListParagraph"/>
        <w:numPr>
          <w:ilvl w:val="0"/>
          <w:numId w:val="49"/>
        </w:numPr>
      </w:pPr>
      <w:ins w:id="1223" w:author="Chao Deng" w:date="2026-05-08T08:42:00Z" w16du:dateUtc="2026-05-08T00:42:00Z">
        <w:r>
          <w:t>I</w:t>
        </w:r>
        <w:r>
          <w:rPr>
            <w:rFonts w:hint="eastAsia"/>
          </w:rPr>
          <w:t>mpact of self</w:t>
        </w:r>
        <w:r w:rsidRPr="00424BE3">
          <w:t>-Adaptive Balanced Sampler</w:t>
        </w:r>
      </w:ins>
    </w:p>
    <w:p w14:paraId="6403A788" w14:textId="3EE4B5BC" w:rsidR="002E1906" w:rsidRDefault="00AA3121" w:rsidP="00AA3121">
      <w:pPr>
        <w:rPr>
          <w:ins w:id="1224" w:author="Chao Deng" w:date="2026-05-08T08:55:00Z" w16du:dateUtc="2026-05-08T00:55:00Z"/>
          <w:lang w:val="en-US"/>
        </w:rPr>
      </w:pPr>
      <w:ins w:id="1225" w:author="Chao Deng" w:date="2026-05-08T08:49:00Z" w16du:dateUtc="2026-05-08T00:49:00Z">
        <w:r w:rsidRPr="00AA3121">
          <w:rPr>
            <w:lang w:val="en-US"/>
          </w:rPr>
          <w:t xml:space="preserve">To evaluate the effect of the self-Adaptive Balanced Sampler (ABS) on feature learning under class-imbalanced conditions, we compared three training strategies: standard sampling, static balanced sampling, and </w:t>
        </w:r>
      </w:ins>
      <w:ins w:id="1226" w:author="Chao Deng" w:date="2026-05-08T08:51:00Z" w16du:dateUtc="2026-05-08T00:51:00Z">
        <w:r w:rsidR="00E367FF" w:rsidRPr="00E367FF">
          <w:rPr>
            <w:lang w:val="en-US"/>
          </w:rPr>
          <w:t>self-</w:t>
        </w:r>
        <w:r w:rsidR="00E367FF">
          <w:rPr>
            <w:rFonts w:hint="eastAsia"/>
            <w:lang w:val="en-US"/>
          </w:rPr>
          <w:t>a</w:t>
        </w:r>
        <w:r w:rsidR="00E367FF" w:rsidRPr="00E367FF">
          <w:rPr>
            <w:lang w:val="en-US"/>
          </w:rPr>
          <w:t xml:space="preserve">daptive </w:t>
        </w:r>
        <w:r w:rsidR="00E367FF">
          <w:rPr>
            <w:rFonts w:hint="eastAsia"/>
            <w:lang w:val="en-US"/>
          </w:rPr>
          <w:t>b</w:t>
        </w:r>
        <w:r w:rsidR="00E367FF" w:rsidRPr="00E367FF">
          <w:rPr>
            <w:lang w:val="en-US"/>
          </w:rPr>
          <w:t>alanced</w:t>
        </w:r>
      </w:ins>
      <w:ins w:id="1227" w:author="Chao Deng" w:date="2026-05-08T08:49:00Z" w16du:dateUtc="2026-05-08T00:49:00Z">
        <w:r w:rsidRPr="00AA3121">
          <w:rPr>
            <w:lang w:val="en-US"/>
          </w:rPr>
          <w:t xml:space="preserve"> sampling. Standard sampling preserved the original class distribution throughout training, static balanced sampling maintained class balance across all training epochs, and </w:t>
        </w:r>
      </w:ins>
      <w:ins w:id="1228" w:author="Chao Deng" w:date="2026-05-08T08:51:00Z" w16du:dateUtc="2026-05-08T00:51:00Z">
        <w:r w:rsidR="006D4FE2" w:rsidRPr="006D4FE2">
          <w:rPr>
            <w:lang w:val="en-US"/>
          </w:rPr>
          <w:t>self-adaptive balanced sampling</w:t>
        </w:r>
      </w:ins>
      <w:ins w:id="1229" w:author="Chao Deng" w:date="2026-05-08T08:49:00Z" w16du:dateUtc="2026-05-08T00:49:00Z">
        <w:r w:rsidRPr="00AA3121">
          <w:rPr>
            <w:lang w:val="en-US"/>
          </w:rPr>
          <w:t xml:space="preserve"> applied class-balanced training in the early stage before switching back to full-dataset traversal. The resulting feature spaces were evaluated using Purity and the Silhouette Coefficient, which measure intra-class compactness and inter-class separation, respectively.</w:t>
        </w:r>
      </w:ins>
      <w:del w:id="1230" w:author="Chao Deng" w:date="2026-05-08T08:49:00Z" w16du:dateUtc="2026-05-08T00:49:00Z">
        <w:r w:rsidR="002E1906" w:rsidRPr="00AA3121" w:rsidDel="00AA3121">
          <w:rPr>
            <w:lang w:val="en-US"/>
          </w:rPr>
          <w:br w:type="page"/>
        </w:r>
      </w:del>
    </w:p>
    <w:p w14:paraId="64AA0B91" w14:textId="553A5BDF" w:rsidR="00C306B2" w:rsidRDefault="00C306B2" w:rsidP="00AA3121">
      <w:pPr>
        <w:rPr>
          <w:ins w:id="1231" w:author="Chao Deng" w:date="2026-05-08T09:08:00Z" w16du:dateUtc="2026-05-08T01:08:00Z"/>
          <w:lang w:val="en-US"/>
        </w:rPr>
      </w:pPr>
      <w:ins w:id="1232" w:author="Chao Deng" w:date="2026-05-08T08:55:00Z" w16du:dateUtc="2026-05-08T00:55:00Z">
        <w:r w:rsidRPr="00C306B2">
          <w:rPr>
            <w:lang w:val="en-US"/>
          </w:rPr>
          <w:lastRenderedPageBreak/>
          <w:t xml:space="preserve">As shown in </w:t>
        </w:r>
      </w:ins>
      <w:ins w:id="1233" w:author="Chao Deng" w:date="2026-05-08T08:56:00Z" w16du:dateUtc="2026-05-08T00:56:00Z">
        <w:r>
          <w:rPr>
            <w:lang w:val="en-US"/>
          </w:rPr>
          <w:fldChar w:fldCharType="begin"/>
        </w:r>
        <w:r>
          <w:rPr>
            <w:lang w:val="en-US"/>
          </w:rPr>
          <w:instrText xml:space="preserve"> REF _Ref226647169 \h </w:instrText>
        </w:r>
      </w:ins>
      <w:r>
        <w:rPr>
          <w:lang w:val="en-US"/>
        </w:rPr>
      </w:r>
      <w:ins w:id="1234" w:author="Chao Deng" w:date="2026-05-08T08:56:00Z" w16du:dateUtc="2026-05-08T00:56:00Z">
        <w:r>
          <w:rPr>
            <w:lang w:val="en-US"/>
          </w:rPr>
          <w:fldChar w:fldCharType="separate"/>
        </w:r>
      </w:ins>
      <w:ins w:id="1235" w:author="Chao Deng" w:date="2026-05-09T11:14:00Z" w16du:dateUtc="2026-05-09T03:14:00Z">
        <w:r w:rsidR="00C85814" w:rsidRPr="006161D5">
          <w:t xml:space="preserve">Fig. </w:t>
        </w:r>
        <w:r w:rsidR="00C85814">
          <w:rPr>
            <w:noProof/>
          </w:rPr>
          <w:t>8</w:t>
        </w:r>
      </w:ins>
      <w:ins w:id="1236" w:author="Chao Deng" w:date="2026-05-08T08:56:00Z" w16du:dateUtc="2026-05-08T00:56:00Z">
        <w:r>
          <w:rPr>
            <w:lang w:val="en-US"/>
          </w:rPr>
          <w:fldChar w:fldCharType="end"/>
        </w:r>
      </w:ins>
      <w:ins w:id="1237" w:author="Chao Deng" w:date="2026-05-08T08:55:00Z" w16du:dateUtc="2026-05-08T00:55:00Z">
        <w:r w:rsidRPr="00C306B2">
          <w:rPr>
            <w:lang w:val="en-US"/>
          </w:rPr>
          <w:t xml:space="preserve">b, standard sampling produced the weakest feature-space organization, with an average Silhouette Coefficient of 0.14 and an average Purity of 0.81. Both balanced sampling strategies substantially improved these metrics. Static balanced sampling increased the average Silhouette Coefficient to 0.26 and the average Purity to 0.90, while </w:t>
        </w:r>
      </w:ins>
      <w:ins w:id="1238" w:author="Chao Deng" w:date="2026-05-08T09:06:00Z" w16du:dateUtc="2026-05-08T01:06:00Z">
        <w:r w:rsidR="002D7BAF" w:rsidRPr="002D7BAF">
          <w:rPr>
            <w:lang w:val="en-US"/>
          </w:rPr>
          <w:t>self-adaptive balanced sampling</w:t>
        </w:r>
      </w:ins>
      <w:ins w:id="1239" w:author="Chao Deng" w:date="2026-05-08T08:55:00Z" w16du:dateUtc="2026-05-08T00:55:00Z">
        <w:r w:rsidRPr="00C306B2">
          <w:rPr>
            <w:lang w:val="en-US"/>
          </w:rPr>
          <w:t xml:space="preserve"> achieved the best average Silhouette Coefficient of 0.27 and maintained an average Purity of 0.90.</w:t>
        </w:r>
      </w:ins>
      <w:ins w:id="1240" w:author="Chao Deng" w:date="2026-05-08T09:07:00Z" w16du:dateUtc="2026-05-08T01:07:00Z">
        <w:r w:rsidR="002450C4">
          <w:rPr>
            <w:rFonts w:hint="eastAsia"/>
            <w:lang w:val="en-US"/>
          </w:rPr>
          <w:t xml:space="preserve"> </w:t>
        </w:r>
        <w:r w:rsidR="002450C4" w:rsidRPr="002450C4">
          <w:rPr>
            <w:lang w:val="en-US"/>
          </w:rPr>
          <w:t>At the level of individual modification types, standard sampling showed clear performance imbalance. Although the majority class m</w:t>
        </w:r>
        <w:r w:rsidR="002450C4" w:rsidRPr="002450C4">
          <w:rPr>
            <w:vertAlign w:val="superscript"/>
            <w:lang w:val="en-US"/>
            <w:rPrChange w:id="1241" w:author="Chao Deng" w:date="2026-05-08T09:07:00Z" w16du:dateUtc="2026-05-08T01:07:00Z">
              <w:rPr>
                <w:lang w:val="en-US"/>
              </w:rPr>
            </w:rPrChange>
          </w:rPr>
          <w:t>6</w:t>
        </w:r>
        <w:r w:rsidR="002450C4" w:rsidRPr="002450C4">
          <w:rPr>
            <w:lang w:val="en-US"/>
          </w:rPr>
          <w:t>A achieved relatively high Purity and Silhouette values of 0.96 and 0.32, minority modifications such as Am, I, m</w:t>
        </w:r>
        <w:r w:rsidR="002450C4" w:rsidRPr="002450C4">
          <w:rPr>
            <w:vertAlign w:val="superscript"/>
            <w:lang w:val="en-US"/>
            <w:rPrChange w:id="1242" w:author="Chao Deng" w:date="2026-05-08T09:07:00Z" w16du:dateUtc="2026-05-08T01:07:00Z">
              <w:rPr>
                <w:lang w:val="en-US"/>
              </w:rPr>
            </w:rPrChange>
          </w:rPr>
          <w:t>5</w:t>
        </w:r>
        <w:r w:rsidR="002450C4" w:rsidRPr="002450C4">
          <w:rPr>
            <w:lang w:val="en-US"/>
          </w:rPr>
          <w:t>C, and m</w:t>
        </w:r>
        <w:r w:rsidR="002450C4" w:rsidRPr="002450C4">
          <w:rPr>
            <w:vertAlign w:val="superscript"/>
            <w:lang w:val="en-US"/>
            <w:rPrChange w:id="1243" w:author="Chao Deng" w:date="2026-05-08T09:07:00Z" w16du:dateUtc="2026-05-08T01:07:00Z">
              <w:rPr>
                <w:lang w:val="en-US"/>
              </w:rPr>
            </w:rPrChange>
          </w:rPr>
          <w:t>7</w:t>
        </w:r>
        <w:r w:rsidR="002450C4" w:rsidRPr="002450C4">
          <w:rPr>
            <w:lang w:val="en-US"/>
          </w:rPr>
          <w:t>G showed lower values, with Purity/Silhouette values of 0.69/0.03, 0.88/0.10, 0.83/0.12, and 0.82/0.15, respectively. In contrast, static balanced sampling improved the representation quality of several minority or underrepresented modifications. For example, the Purity values for I, Cm, Tm, m</w:t>
        </w:r>
        <w:r w:rsidR="002450C4" w:rsidRPr="0075063A">
          <w:rPr>
            <w:vertAlign w:val="superscript"/>
            <w:lang w:val="en-US"/>
            <w:rPrChange w:id="1244" w:author="Chao Deng" w:date="2026-05-08T09:08:00Z" w16du:dateUtc="2026-05-08T01:08:00Z">
              <w:rPr>
                <w:lang w:val="en-US"/>
              </w:rPr>
            </w:rPrChange>
          </w:rPr>
          <w:t>5</w:t>
        </w:r>
        <w:r w:rsidR="002450C4" w:rsidRPr="002450C4">
          <w:rPr>
            <w:lang w:val="en-US"/>
          </w:rPr>
          <w:t>C, and m</w:t>
        </w:r>
        <w:r w:rsidR="002450C4" w:rsidRPr="0075063A">
          <w:rPr>
            <w:vertAlign w:val="superscript"/>
            <w:lang w:val="en-US"/>
            <w:rPrChange w:id="1245" w:author="Chao Deng" w:date="2026-05-08T09:08:00Z" w16du:dateUtc="2026-05-08T01:08:00Z">
              <w:rPr>
                <w:lang w:val="en-US"/>
              </w:rPr>
            </w:rPrChange>
          </w:rPr>
          <w:t>7</w:t>
        </w:r>
        <w:r w:rsidR="002450C4" w:rsidRPr="002450C4">
          <w:rPr>
            <w:lang w:val="en-US"/>
          </w:rPr>
          <w:t>G increased to 0.99, 0.90, 0.96, 0.93, and 0.94, with corresponding Silhouette Coefficients of 0.46, 0.34, 0.28, 0.42, and 0.25, respectively.</w:t>
        </w:r>
      </w:ins>
    </w:p>
    <w:p w14:paraId="22931989" w14:textId="79A59736" w:rsidR="008F08CA" w:rsidRPr="00AA3121" w:rsidRDefault="00F203E7">
      <w:pPr>
        <w:rPr>
          <w:lang w:val="en-US"/>
        </w:rPr>
        <w:pPrChange w:id="1246" w:author="Chao Deng" w:date="2026-05-08T08:49:00Z" w16du:dateUtc="2026-05-08T00:49:00Z">
          <w:pPr>
            <w:pStyle w:val="ListParagraph"/>
            <w:numPr>
              <w:numId w:val="49"/>
            </w:numPr>
            <w:ind w:left="360" w:hanging="360"/>
          </w:pPr>
        </w:pPrChange>
      </w:pPr>
      <w:ins w:id="1247" w:author="Chao Deng" w:date="2026-05-09T11:25:00Z" w16du:dateUtc="2026-05-09T03:25:00Z">
        <w:r>
          <w:rPr>
            <w:rFonts w:hint="eastAsia"/>
            <w:lang w:val="en-US"/>
          </w:rPr>
          <w:t>ABS</w:t>
        </w:r>
      </w:ins>
      <w:ins w:id="1248" w:author="Chao Deng" w:date="2026-05-08T09:08:00Z" w16du:dateUtc="2026-05-08T01:08:00Z">
        <w:r w:rsidR="008F08CA" w:rsidRPr="008F08CA">
          <w:rPr>
            <w:lang w:val="en-US"/>
          </w:rPr>
          <w:t xml:space="preserve"> provided the most balanced overall outcome. Compared with static balanced sampling, it achieved slightly higher Silhouette Coefficients for Am, I, Cm, Gm, ac</w:t>
        </w:r>
        <w:r w:rsidR="008F08CA" w:rsidRPr="008F08CA">
          <w:rPr>
            <w:vertAlign w:val="superscript"/>
            <w:lang w:val="en-US"/>
            <w:rPrChange w:id="1249" w:author="Chao Deng" w:date="2026-05-08T09:08:00Z" w16du:dateUtc="2026-05-08T01:08:00Z">
              <w:rPr>
                <w:lang w:val="en-US"/>
              </w:rPr>
            </w:rPrChange>
          </w:rPr>
          <w:t>4</w:t>
        </w:r>
        <w:r w:rsidR="008F08CA" w:rsidRPr="008F08CA">
          <w:rPr>
            <w:lang w:val="en-US"/>
          </w:rPr>
          <w:t>C, m</w:t>
        </w:r>
        <w:r w:rsidR="008F08CA" w:rsidRPr="008F08CA">
          <w:rPr>
            <w:vertAlign w:val="superscript"/>
            <w:lang w:val="en-US"/>
            <w:rPrChange w:id="1250" w:author="Chao Deng" w:date="2026-05-08T09:08:00Z" w16du:dateUtc="2026-05-08T01:08:00Z">
              <w:rPr>
                <w:lang w:val="en-US"/>
              </w:rPr>
            </w:rPrChange>
          </w:rPr>
          <w:t>1</w:t>
        </w:r>
        <w:r w:rsidR="008F08CA" w:rsidRPr="008F08CA">
          <w:rPr>
            <w:lang w:val="en-US"/>
          </w:rPr>
          <w:t>A, and m</w:t>
        </w:r>
        <w:r w:rsidR="008F08CA" w:rsidRPr="008F08CA">
          <w:rPr>
            <w:vertAlign w:val="superscript"/>
            <w:lang w:val="en-US"/>
            <w:rPrChange w:id="1251" w:author="Chao Deng" w:date="2026-05-08T09:08:00Z" w16du:dateUtc="2026-05-08T01:08:00Z">
              <w:rPr>
                <w:lang w:val="en-US"/>
              </w:rPr>
            </w:rPrChange>
          </w:rPr>
          <w:t>6</w:t>
        </w:r>
        <w:r w:rsidR="008F08CA" w:rsidRPr="008F08CA">
          <w:rPr>
            <w:lang w:val="en-US"/>
          </w:rPr>
          <w:t>A, and increased the Purity of m</w:t>
        </w:r>
        <w:r w:rsidR="008F08CA" w:rsidRPr="008F08CA">
          <w:rPr>
            <w:vertAlign w:val="superscript"/>
            <w:lang w:val="en-US"/>
            <w:rPrChange w:id="1252" w:author="Chao Deng" w:date="2026-05-08T09:08:00Z" w16du:dateUtc="2026-05-08T01:08:00Z">
              <w:rPr>
                <w:lang w:val="en-US"/>
              </w:rPr>
            </w:rPrChange>
          </w:rPr>
          <w:t>6</w:t>
        </w:r>
        <w:r w:rsidR="008F08CA" w:rsidRPr="008F08CA">
          <w:rPr>
            <w:lang w:val="en-US"/>
          </w:rPr>
          <w:t>A from 0.84 to 0.91. Although static balanced sampling produced marginally higher Purity for a few categories, such as Tm, m</w:t>
        </w:r>
        <w:r w:rsidR="008F08CA" w:rsidRPr="008F08CA">
          <w:rPr>
            <w:vertAlign w:val="superscript"/>
            <w:lang w:val="en-US"/>
            <w:rPrChange w:id="1253" w:author="Chao Deng" w:date="2026-05-08T09:09:00Z" w16du:dateUtc="2026-05-08T01:09:00Z">
              <w:rPr>
                <w:lang w:val="en-US"/>
              </w:rPr>
            </w:rPrChange>
          </w:rPr>
          <w:t>5</w:t>
        </w:r>
        <w:r w:rsidR="008F08CA" w:rsidRPr="008F08CA">
          <w:rPr>
            <w:lang w:val="en-US"/>
          </w:rPr>
          <w:t>C, and m</w:t>
        </w:r>
        <w:r w:rsidR="008F08CA" w:rsidRPr="008F08CA">
          <w:rPr>
            <w:vertAlign w:val="superscript"/>
            <w:lang w:val="en-US"/>
            <w:rPrChange w:id="1254" w:author="Chao Deng" w:date="2026-05-08T09:09:00Z" w16du:dateUtc="2026-05-08T01:09:00Z">
              <w:rPr>
                <w:lang w:val="en-US"/>
              </w:rPr>
            </w:rPrChange>
          </w:rPr>
          <w:t>7</w:t>
        </w:r>
        <w:r w:rsidR="008F08CA" w:rsidRPr="008F08CA">
          <w:rPr>
            <w:lang w:val="en-US"/>
          </w:rPr>
          <w:t xml:space="preserve">G, these differences were relatively small. Overall, the results in </w:t>
        </w:r>
      </w:ins>
      <w:ins w:id="1255" w:author="Chao Deng" w:date="2026-05-08T09:09:00Z" w16du:dateUtc="2026-05-08T01:09:00Z">
        <w:r w:rsidR="008F08CA">
          <w:rPr>
            <w:lang w:val="en-US"/>
          </w:rPr>
          <w:fldChar w:fldCharType="begin"/>
        </w:r>
        <w:r w:rsidR="008F08CA">
          <w:rPr>
            <w:lang w:val="en-US"/>
          </w:rPr>
          <w:instrText xml:space="preserve"> REF _Ref226647169 \h </w:instrText>
        </w:r>
      </w:ins>
      <w:r w:rsidR="008F08CA">
        <w:rPr>
          <w:lang w:val="en-US"/>
        </w:rPr>
      </w:r>
      <w:ins w:id="1256" w:author="Chao Deng" w:date="2026-05-08T09:09:00Z" w16du:dateUtc="2026-05-08T01:09:00Z">
        <w:r w:rsidR="008F08CA">
          <w:rPr>
            <w:lang w:val="en-US"/>
          </w:rPr>
          <w:fldChar w:fldCharType="separate"/>
        </w:r>
      </w:ins>
      <w:ins w:id="1257" w:author="Chao Deng" w:date="2026-05-09T11:14:00Z" w16du:dateUtc="2026-05-09T03:14:00Z">
        <w:r w:rsidR="00C85814" w:rsidRPr="006161D5">
          <w:t xml:space="preserve">Fig. </w:t>
        </w:r>
        <w:r w:rsidR="00C85814">
          <w:rPr>
            <w:noProof/>
          </w:rPr>
          <w:t>8</w:t>
        </w:r>
      </w:ins>
      <w:ins w:id="1258" w:author="Chao Deng" w:date="2026-05-08T09:09:00Z" w16du:dateUtc="2026-05-08T01:09:00Z">
        <w:r w:rsidR="008F08CA">
          <w:rPr>
            <w:lang w:val="en-US"/>
          </w:rPr>
          <w:fldChar w:fldCharType="end"/>
        </w:r>
      </w:ins>
      <w:ins w:id="1259" w:author="Chao Deng" w:date="2026-05-08T09:08:00Z" w16du:dateUtc="2026-05-08T01:08:00Z">
        <w:r w:rsidR="008F08CA" w:rsidRPr="008F08CA">
          <w:rPr>
            <w:lang w:val="en-US"/>
          </w:rPr>
          <w:t>b demonstrate that ABS improves feature-space organization under long-tailed class distributions and provides a better balance between minority-class discrimination and majority-class representation.</w:t>
        </w:r>
      </w:ins>
    </w:p>
    <w:p w14:paraId="7B3F01AA" w14:textId="77777777" w:rsidR="002E1906" w:rsidRDefault="002E1906" w:rsidP="002E1906">
      <w:pPr>
        <w:pStyle w:val="11"/>
        <w:spacing w:line="360" w:lineRule="auto"/>
        <w:rPr>
          <w:sz w:val="24"/>
          <w:szCs w:val="24"/>
        </w:rPr>
      </w:pPr>
      <w:r w:rsidRPr="00851C47">
        <w:rPr>
          <w:sz w:val="24"/>
          <w:szCs w:val="24"/>
        </w:rPr>
        <w:t>Discussion</w:t>
      </w:r>
    </w:p>
    <w:p w14:paraId="3B2FE13A" w14:textId="77777777" w:rsidR="002E1906" w:rsidRPr="00851C47" w:rsidRDefault="002E1906" w:rsidP="002E1906">
      <w:pPr>
        <w:rPr>
          <w:lang w:val="en-US"/>
        </w:rPr>
      </w:pPr>
      <w:r w:rsidRPr="0044524C">
        <w:rPr>
          <w:lang w:val="en-US"/>
        </w:rPr>
        <w:t xml:space="preserve">To gain deeper insight into the design rationale of </w:t>
      </w:r>
      <w:r w:rsidRPr="00231AE7">
        <w:rPr>
          <w:szCs w:val="24"/>
          <w:lang w:val="en-US"/>
        </w:rPr>
        <w:t>mRModN</w:t>
      </w:r>
      <w:r w:rsidRPr="0044524C">
        <w:rPr>
          <w:lang w:val="en-US"/>
        </w:rPr>
        <w:t>, we further examined the contribution of its key modules on both the HRMD-</w:t>
      </w:r>
      <w:r>
        <w:rPr>
          <w:lang w:val="en-US"/>
        </w:rPr>
        <w:t>m</w:t>
      </w:r>
      <w:r w:rsidRPr="0044524C">
        <w:rPr>
          <w:lang w:val="en-US"/>
        </w:rPr>
        <w:t xml:space="preserve"> dataset and the MultiRM benchmark dataset. HRMD-</w:t>
      </w:r>
      <w:r>
        <w:rPr>
          <w:lang w:val="en-US"/>
        </w:rPr>
        <w:t>m</w:t>
      </w:r>
      <w:r w:rsidRPr="0044524C">
        <w:rPr>
          <w:lang w:val="en-US"/>
        </w:rPr>
        <w:t xml:space="preserve"> served as the primary dataset for performance evaluation and was particularly well suited for localization analysis because it consists of variable-length RNA sequences with precise nucleotide-level annotations. In contrast, MultiRM includes multiple sequence-length settings and was therefore used to evaluate model robustness and feature extraction ability across different input lengths. In addition to AUC, we considered Purity and the Silhouette Coefficient to characterize the learned feature space in terms of inter-class separation and intra-class </w:t>
      </w:r>
      <w:r w:rsidRPr="0044524C">
        <w:rPr>
          <w:lang w:val="en-US"/>
        </w:rPr>
        <w:lastRenderedPageBreak/>
        <w:t xml:space="preserve">compactness. These analyses help explain how individual design choices shape the predictive performance and representation quality of </w:t>
      </w:r>
      <w:r w:rsidRPr="00231AE7">
        <w:rPr>
          <w:szCs w:val="24"/>
          <w:lang w:val="en-US"/>
        </w:rPr>
        <w:t>mRModN</w:t>
      </w:r>
      <w:r w:rsidRPr="0044524C">
        <w:rPr>
          <w:lang w:val="en-US"/>
        </w:rPr>
        <w:t>.</w:t>
      </w:r>
    </w:p>
    <w:p w14:paraId="36E03B52" w14:textId="77777777" w:rsidR="002E1906" w:rsidRDefault="002E1906" w:rsidP="002E1906">
      <w:pPr>
        <w:pStyle w:val="a0"/>
      </w:pPr>
      <w:r w:rsidRPr="00714909">
        <w:t>Multi-view Motif Discover Module find motif in multi view</w:t>
      </w:r>
    </w:p>
    <w:p w14:paraId="21C02C9B" w14:textId="0ADE526D" w:rsidR="00F972B8" w:rsidRDefault="00F972B8" w:rsidP="00F972B8">
      <w:pPr>
        <w:rPr>
          <w:ins w:id="1260" w:author="Chao Deng" w:date="2026-05-07T09:41:00Z" w16du:dateUtc="2026-05-07T01:41:00Z"/>
        </w:rPr>
      </w:pPr>
      <w:ins w:id="1261" w:author="Chao Deng" w:date="2026-05-07T09:41:00Z" w16du:dateUtc="2026-05-07T01:41:00Z">
        <w:r>
          <w:t>The ablation results of the M</w:t>
        </w:r>
        <w:r w:rsidRPr="00F3525B">
          <w:rPr>
            <w:vertAlign w:val="superscript"/>
          </w:rPr>
          <w:t>2</w:t>
        </w:r>
        <w:r>
          <w:t xml:space="preserve">D module provide important insight into how sequential and structural views contribute to RNA modification detection. As shown in </w:t>
        </w:r>
        <w:r>
          <w:fldChar w:fldCharType="begin"/>
        </w:r>
        <w:r>
          <w:instrText xml:space="preserve"> REF _Ref227059531 \h </w:instrText>
        </w:r>
      </w:ins>
      <w:ins w:id="1262" w:author="Chao Deng" w:date="2026-05-07T09:41:00Z" w16du:dateUtc="2026-05-07T01:41:00Z">
        <w:r>
          <w:fldChar w:fldCharType="separate"/>
        </w:r>
      </w:ins>
      <w:ins w:id="1263" w:author="Chao Deng" w:date="2026-05-09T11:14:00Z" w16du:dateUtc="2026-05-09T03:14:00Z">
        <w:r w:rsidR="00C85814" w:rsidRPr="006161D5">
          <w:t xml:space="preserve">Fig. </w:t>
        </w:r>
        <w:r w:rsidR="00C85814">
          <w:rPr>
            <w:noProof/>
          </w:rPr>
          <w:t>9</w:t>
        </w:r>
      </w:ins>
      <w:ins w:id="1264" w:author="Chao Deng" w:date="2026-05-07T09:41:00Z" w16du:dateUtc="2026-05-07T01:41:00Z">
        <w:r>
          <w:fldChar w:fldCharType="end"/>
        </w:r>
        <w:r>
          <w:t>e, the full M</w:t>
        </w:r>
        <w:r w:rsidRPr="00F3525B">
          <w:rPr>
            <w:vertAlign w:val="superscript"/>
          </w:rPr>
          <w:t>2</w:t>
        </w:r>
        <w:r>
          <w:t>D module outperformed both CNN-only and GCN-only variants, whereas the CNN-only model showed only a moderate decline and the GCN-only model exhibited a much larger performance drop. This pattern suggests that sequence-order information forms the primary discriminative basis for RNA modification classification, while structural topology alone is insufficient for robust prediction.</w:t>
        </w:r>
      </w:ins>
    </w:p>
    <w:p w14:paraId="647BFD1D" w14:textId="77777777" w:rsidR="00F972B8" w:rsidRDefault="00F972B8" w:rsidP="00F972B8">
      <w:pPr>
        <w:rPr>
          <w:ins w:id="1265" w:author="Chao Deng" w:date="2026-05-07T09:41:00Z" w16du:dateUtc="2026-05-07T01:41:00Z"/>
        </w:rPr>
      </w:pPr>
      <w:ins w:id="1266" w:author="Chao Deng" w:date="2026-05-07T09:41:00Z" w16du:dateUtc="2026-05-07T01:41:00Z">
        <w:r>
          <w:t>This observation is consistent with the biological nature of RNA modification signals. Many RNA modifications are associated with local nucleotide contexts and sequence motifs; therefore, preserving the original nucleotide order is critical for effective motif recognition. In graph-based representations, however, structural connectivity is emphasized, and the original linear sequence order may be weakened. As a result, relying only on GCN-based topology aggregation may cause the model to lose critical motif-related information. In M</w:t>
        </w:r>
        <w:r w:rsidRPr="00F3525B">
          <w:rPr>
            <w:vertAlign w:val="superscript"/>
          </w:rPr>
          <w:t>2</w:t>
        </w:r>
        <w:r>
          <w:t>D, the CNN branch first encodes positional and sequential features, while the GCN branch subsequently incorporates structure-aware neighborhood information. This design enables the model to capture motifs from both planar sequence and spatial structural views.</w:t>
        </w:r>
      </w:ins>
    </w:p>
    <w:p w14:paraId="03AA3454" w14:textId="77777777" w:rsidR="00F972B8" w:rsidRDefault="00F972B8" w:rsidP="00F972B8">
      <w:pPr>
        <w:rPr>
          <w:ins w:id="1267" w:author="Chao Deng" w:date="2026-05-07T09:41:00Z" w16du:dateUtc="2026-05-07T01:41:00Z"/>
        </w:rPr>
      </w:pPr>
    </w:p>
    <w:p w14:paraId="33A6387B" w14:textId="1D3D4FCE" w:rsidR="00F972B8" w:rsidRDefault="00F972B8" w:rsidP="00F972B8">
      <w:pPr>
        <w:rPr>
          <w:ins w:id="1268" w:author="Chao Deng" w:date="2026-05-07T09:41:00Z" w16du:dateUtc="2026-05-07T01:41:00Z"/>
        </w:rPr>
      </w:pPr>
      <w:ins w:id="1269" w:author="Chao Deng" w:date="2026-05-07T09:41:00Z" w16du:dateUtc="2026-05-07T01:41:00Z">
        <w:r>
          <w:t>The contribution of M</w:t>
        </w:r>
        <w:r w:rsidRPr="00F3525B">
          <w:rPr>
            <w:vertAlign w:val="superscript"/>
          </w:rPr>
          <w:t>2</w:t>
        </w:r>
        <w:r>
          <w:t xml:space="preserve">D is further supported by the feature-space analysis shown in </w:t>
        </w:r>
        <w:r>
          <w:fldChar w:fldCharType="begin"/>
        </w:r>
        <w:r>
          <w:instrText xml:space="preserve"> REF _Ref227059531 \h </w:instrText>
        </w:r>
      </w:ins>
      <w:ins w:id="1270" w:author="Chao Deng" w:date="2026-05-07T09:41:00Z" w16du:dateUtc="2026-05-07T01:41:00Z">
        <w:r>
          <w:fldChar w:fldCharType="separate"/>
        </w:r>
      </w:ins>
      <w:ins w:id="1271" w:author="Chao Deng" w:date="2026-05-09T11:14:00Z" w16du:dateUtc="2026-05-09T03:14:00Z">
        <w:r w:rsidR="00C85814" w:rsidRPr="006161D5">
          <w:t xml:space="preserve">Fig. </w:t>
        </w:r>
        <w:r w:rsidR="00C85814">
          <w:rPr>
            <w:noProof/>
          </w:rPr>
          <w:t>9</w:t>
        </w:r>
      </w:ins>
      <w:ins w:id="1272" w:author="Chao Deng" w:date="2026-05-07T09:41:00Z" w16du:dateUtc="2026-05-07T01:41:00Z">
        <w:r>
          <w:fldChar w:fldCharType="end"/>
        </w:r>
        <w:r>
          <w:t>c. Compared with the standard GCN, M</w:t>
        </w:r>
        <w:r w:rsidRPr="00F3525B">
          <w:rPr>
            <w:vertAlign w:val="superscript"/>
          </w:rPr>
          <w:t>2</w:t>
        </w:r>
        <w:r>
          <w:t>D achieved better Purity and Silhouette Coefficient values, indicating stronger intra-class compactness and better inter-class separation. These results suggest that integrating sequence-order information with structural topology improves not only classification performance but also the organization of the learned representation space.</w:t>
        </w:r>
      </w:ins>
    </w:p>
    <w:p w14:paraId="791B5914" w14:textId="50469A76" w:rsidR="00207520" w:rsidDel="00F972B8" w:rsidRDefault="00F972B8" w:rsidP="00207520">
      <w:pPr>
        <w:rPr>
          <w:del w:id="1273" w:author="Chao Deng" w:date="2026-05-07T09:41:00Z" w16du:dateUtc="2026-05-07T01:41:00Z"/>
        </w:rPr>
      </w:pPr>
      <w:ins w:id="1274" w:author="Chao Deng" w:date="2026-05-07T09:41:00Z" w16du:dateUtc="2026-05-07T01:41:00Z">
        <w:r>
          <w:t xml:space="preserve">In addition, the motif matching comparison in </w:t>
        </w:r>
        <w:r>
          <w:fldChar w:fldCharType="begin"/>
        </w:r>
        <w:r>
          <w:instrText xml:space="preserve"> REF _Ref227059531 \h </w:instrText>
        </w:r>
      </w:ins>
      <w:ins w:id="1275" w:author="Chao Deng" w:date="2026-05-07T09:41:00Z" w16du:dateUtc="2026-05-07T01:41:00Z">
        <w:r>
          <w:fldChar w:fldCharType="separate"/>
        </w:r>
      </w:ins>
      <w:ins w:id="1276" w:author="Chao Deng" w:date="2026-05-09T11:14:00Z" w16du:dateUtc="2026-05-09T03:14:00Z">
        <w:r w:rsidR="00C85814" w:rsidRPr="006161D5">
          <w:t xml:space="preserve">Fig. </w:t>
        </w:r>
        <w:r w:rsidR="00C85814">
          <w:rPr>
            <w:noProof/>
          </w:rPr>
          <w:t>9</w:t>
        </w:r>
      </w:ins>
      <w:ins w:id="1277" w:author="Chao Deng" w:date="2026-05-07T09:41:00Z" w16du:dateUtc="2026-05-07T01:41:00Z">
        <w:r>
          <w:fldChar w:fldCharType="end"/>
        </w:r>
        <w:r>
          <w:t>a shows that mRModN equipped with the M</w:t>
        </w:r>
        <w:r w:rsidRPr="00F3525B">
          <w:rPr>
            <w:vertAlign w:val="superscript"/>
          </w:rPr>
          <w:t>2</w:t>
        </w:r>
        <w:r>
          <w:t xml:space="preserve">D module matched more motifs than MultiRM. This result further suggests that multi-view modeling improves the biological relevance of the learned features. Taken together, the results from </w:t>
        </w:r>
        <w:r>
          <w:fldChar w:fldCharType="begin"/>
        </w:r>
        <w:r>
          <w:instrText xml:space="preserve"> REF _Ref227059531 \h </w:instrText>
        </w:r>
      </w:ins>
      <w:ins w:id="1278" w:author="Chao Deng" w:date="2026-05-07T09:41:00Z" w16du:dateUtc="2026-05-07T01:41:00Z">
        <w:r>
          <w:fldChar w:fldCharType="separate"/>
        </w:r>
      </w:ins>
      <w:ins w:id="1279" w:author="Chao Deng" w:date="2026-05-09T11:14:00Z" w16du:dateUtc="2026-05-09T03:14:00Z">
        <w:r w:rsidR="00C85814" w:rsidRPr="006161D5">
          <w:t xml:space="preserve">Fig. </w:t>
        </w:r>
        <w:r w:rsidR="00C85814">
          <w:rPr>
            <w:noProof/>
          </w:rPr>
          <w:t>9</w:t>
        </w:r>
      </w:ins>
      <w:ins w:id="1280" w:author="Chao Deng" w:date="2026-05-07T09:41:00Z" w16du:dateUtc="2026-05-07T01:41:00Z">
        <w:r>
          <w:fldChar w:fldCharType="end"/>
        </w:r>
        <w:r>
          <w:t>ace support the conclusion that M</w:t>
        </w:r>
        <w:r w:rsidRPr="00F3525B">
          <w:rPr>
            <w:vertAlign w:val="superscript"/>
          </w:rPr>
          <w:t>2</w:t>
        </w:r>
        <w:r>
          <w:t xml:space="preserve">D does not simply combine two feature extractors, </w:t>
        </w:r>
        <w:r>
          <w:lastRenderedPageBreak/>
          <w:t>but instead enhances RNA modification detection by using sequence motifs as the dominant signal and structural topology as complementary spatial context.</w:t>
        </w:r>
      </w:ins>
      <w:del w:id="1281" w:author="Chao Deng" w:date="2026-05-07T09:41:00Z" w16du:dateUtc="2026-05-07T01:41:00Z">
        <w:r w:rsidR="00207520" w:rsidDel="00F972B8">
          <w:delText>The ablation results of the M</w:delText>
        </w:r>
        <w:r w:rsidR="00207520" w:rsidRPr="00D61B8E" w:rsidDel="00F972B8">
          <w:rPr>
            <w:vertAlign w:val="superscript"/>
          </w:rPr>
          <w:delText>2</w:delText>
        </w:r>
        <w:r w:rsidR="00207520" w:rsidDel="00F972B8">
          <w:delText xml:space="preserve">D module provide important insight into how sequential and structural views contribute to RNA modification detection. As shown in </w:delText>
        </w:r>
        <w:r w:rsidR="00207520" w:rsidDel="00F972B8">
          <w:fldChar w:fldCharType="begin"/>
        </w:r>
        <w:r w:rsidR="00207520" w:rsidDel="00F972B8">
          <w:delInstrText xml:space="preserve"> REF _Ref227059531 \h </w:delInstrText>
        </w:r>
        <w:r w:rsidR="00207520" w:rsidDel="00F972B8">
          <w:fldChar w:fldCharType="separate"/>
        </w:r>
        <w:r w:rsidR="00207520" w:rsidRPr="006161D5" w:rsidDel="00F972B8">
          <w:delText xml:space="preserve">Fig. </w:delText>
        </w:r>
        <w:r w:rsidR="00207520" w:rsidDel="00F972B8">
          <w:rPr>
            <w:noProof/>
          </w:rPr>
          <w:delText>8</w:delText>
        </w:r>
        <w:r w:rsidR="00207520" w:rsidDel="00F972B8">
          <w:fldChar w:fldCharType="end"/>
        </w:r>
        <w:r w:rsidR="00207520" w:rsidDel="00F972B8">
          <w:delText>e, the full M</w:delText>
        </w:r>
        <w:r w:rsidR="00207520" w:rsidRPr="00D61B8E" w:rsidDel="00F972B8">
          <w:rPr>
            <w:vertAlign w:val="superscript"/>
          </w:rPr>
          <w:delText>2</w:delText>
        </w:r>
        <w:r w:rsidR="00207520" w:rsidDel="00F972B8">
          <w:delText>D module outperformed both CNN-only and GCN-only variants, whereas the CNN-only model showed only a moderate decline and the GCN-only model exhibited a much larger performance drop. This pattern suggests that sequence-order information forms the primary discriminative basis for RNA modification classification, while structural topology alone is insufficient for robust prediction.</w:delText>
        </w:r>
      </w:del>
    </w:p>
    <w:p w14:paraId="29355C56" w14:textId="2E37EAC6" w:rsidR="00207520" w:rsidDel="00F972B8" w:rsidRDefault="00207520" w:rsidP="00207520">
      <w:pPr>
        <w:rPr>
          <w:del w:id="1282" w:author="Chao Deng" w:date="2026-05-07T09:41:00Z" w16du:dateUtc="2026-05-07T01:41:00Z"/>
        </w:rPr>
      </w:pPr>
      <w:del w:id="1283" w:author="Chao Deng" w:date="2026-05-07T09:41:00Z" w16du:dateUtc="2026-05-07T01:41:00Z">
        <w:r w:rsidDel="00F972B8">
          <w:delText>This observation is consistent with the biological nature of RNA modification signals. Many RNA modifications are associated with local nucleotide contexts and sequence motifs; therefore, preserving the original nucleotide order is critical for effective motif recognition. In graph-based representations, however, structural connectivity is emphasized, and the original linear sequence order may be weakened. As a result, relying only on GCN-based topology aggregation may cause the model to lose critical motif-related information. In M</w:delText>
        </w:r>
        <w:r w:rsidRPr="00F3525B" w:rsidDel="00F972B8">
          <w:rPr>
            <w:vertAlign w:val="superscript"/>
          </w:rPr>
          <w:delText>2</w:delText>
        </w:r>
        <w:r w:rsidDel="00F972B8">
          <w:delText>D, the CNN branch first encodes positional and sequential features, while the GCN branch subsequently incorporates structure-aware neighborhood information. This design enables the model to capture motifs from both planar sequence and spatial structural views.</w:delText>
        </w:r>
      </w:del>
    </w:p>
    <w:p w14:paraId="7F2423AF" w14:textId="32366FF1" w:rsidR="00207520" w:rsidDel="00F972B8" w:rsidRDefault="00207520" w:rsidP="00207520">
      <w:pPr>
        <w:rPr>
          <w:del w:id="1284" w:author="Chao Deng" w:date="2026-05-07T09:41:00Z" w16du:dateUtc="2026-05-07T01:41:00Z"/>
        </w:rPr>
      </w:pPr>
    </w:p>
    <w:p w14:paraId="676A8762" w14:textId="43F2576C" w:rsidR="00207520" w:rsidDel="00F972B8" w:rsidRDefault="00207520" w:rsidP="00207520">
      <w:pPr>
        <w:rPr>
          <w:del w:id="1285" w:author="Chao Deng" w:date="2026-05-07T09:41:00Z" w16du:dateUtc="2026-05-07T01:41:00Z"/>
        </w:rPr>
      </w:pPr>
      <w:del w:id="1286" w:author="Chao Deng" w:date="2026-05-07T09:41:00Z" w16du:dateUtc="2026-05-07T01:41:00Z">
        <w:r w:rsidDel="00F972B8">
          <w:delText>The contribution of M</w:delText>
        </w:r>
        <w:r w:rsidRPr="00F3525B" w:rsidDel="00F972B8">
          <w:rPr>
            <w:vertAlign w:val="superscript"/>
          </w:rPr>
          <w:delText>2</w:delText>
        </w:r>
        <w:r w:rsidDel="00F972B8">
          <w:delText xml:space="preserve">D is further supported by the feature-space analysis shown in </w:delText>
        </w:r>
        <w:r w:rsidDel="00F972B8">
          <w:fldChar w:fldCharType="begin"/>
        </w:r>
        <w:r w:rsidDel="00F972B8">
          <w:delInstrText xml:space="preserve"> REF _Ref227059531 \h </w:delInstrText>
        </w:r>
        <w:r w:rsidDel="00F972B8">
          <w:fldChar w:fldCharType="separate"/>
        </w:r>
        <w:r w:rsidRPr="006161D5" w:rsidDel="00F972B8">
          <w:delText xml:space="preserve">Fig. </w:delText>
        </w:r>
        <w:r w:rsidDel="00F972B8">
          <w:rPr>
            <w:noProof/>
          </w:rPr>
          <w:delText>8</w:delText>
        </w:r>
        <w:r w:rsidDel="00F972B8">
          <w:fldChar w:fldCharType="end"/>
        </w:r>
        <w:r w:rsidDel="00F972B8">
          <w:delText>c. Compared with the standard GCN, M</w:delText>
        </w:r>
        <w:r w:rsidRPr="00F3525B" w:rsidDel="00F972B8">
          <w:rPr>
            <w:vertAlign w:val="superscript"/>
          </w:rPr>
          <w:delText>2</w:delText>
        </w:r>
        <w:r w:rsidDel="00F972B8">
          <w:delText>D achieved better Purity and Silhouette Coefficient values, indicating stronger intra-class compactness and better inter-class separation. These results suggest that integrating sequence-order information with structural topology improves not only classification performance but also the organization of the learned representation space.</w:delText>
        </w:r>
      </w:del>
    </w:p>
    <w:p w14:paraId="6CDE7B89" w14:textId="2BF6E8B7" w:rsidR="00207520" w:rsidRDefault="00207520" w:rsidP="00207520">
      <w:del w:id="1287" w:author="Chao Deng" w:date="2026-05-07T09:41:00Z" w16du:dateUtc="2026-05-07T01:41:00Z">
        <w:r w:rsidDel="00F972B8">
          <w:delText xml:space="preserve">In addition, the motif matching comparison in </w:delText>
        </w:r>
        <w:r w:rsidDel="00F972B8">
          <w:fldChar w:fldCharType="begin"/>
        </w:r>
        <w:r w:rsidDel="00F972B8">
          <w:delInstrText xml:space="preserve"> REF _Ref227059531 \h </w:delInstrText>
        </w:r>
        <w:r w:rsidDel="00F972B8">
          <w:fldChar w:fldCharType="separate"/>
        </w:r>
        <w:r w:rsidRPr="006161D5" w:rsidDel="00F972B8">
          <w:delText xml:space="preserve">Fig. </w:delText>
        </w:r>
        <w:r w:rsidDel="00F972B8">
          <w:rPr>
            <w:noProof/>
          </w:rPr>
          <w:delText>8</w:delText>
        </w:r>
        <w:r w:rsidDel="00F972B8">
          <w:fldChar w:fldCharType="end"/>
        </w:r>
        <w:r w:rsidDel="00F972B8">
          <w:delText>a shows that mRModN equipped with the M</w:delText>
        </w:r>
        <w:r w:rsidRPr="00F3525B" w:rsidDel="00F972B8">
          <w:rPr>
            <w:vertAlign w:val="superscript"/>
          </w:rPr>
          <w:delText>2</w:delText>
        </w:r>
        <w:r w:rsidDel="00F972B8">
          <w:delText xml:space="preserve">D module matched more motifs than MultiRM. This result further suggests that multi-view modeling improves the biological relevance of the learned features. Taken together, the results from </w:delText>
        </w:r>
        <w:r w:rsidDel="00F972B8">
          <w:fldChar w:fldCharType="begin"/>
        </w:r>
        <w:r w:rsidDel="00F972B8">
          <w:delInstrText xml:space="preserve"> REF _Ref227059531 \h </w:delInstrText>
        </w:r>
        <w:r w:rsidDel="00F972B8">
          <w:fldChar w:fldCharType="separate"/>
        </w:r>
        <w:r w:rsidRPr="006161D5" w:rsidDel="00F972B8">
          <w:delText xml:space="preserve">Fig. </w:delText>
        </w:r>
        <w:r w:rsidDel="00F972B8">
          <w:rPr>
            <w:noProof/>
          </w:rPr>
          <w:delText>8</w:delText>
        </w:r>
        <w:r w:rsidDel="00F972B8">
          <w:fldChar w:fldCharType="end"/>
        </w:r>
        <w:r w:rsidDel="00F972B8">
          <w:delText>ace support the conclusion that M</w:delText>
        </w:r>
        <w:r w:rsidRPr="00F3525B" w:rsidDel="00F972B8">
          <w:rPr>
            <w:vertAlign w:val="superscript"/>
          </w:rPr>
          <w:delText>2</w:delText>
        </w:r>
        <w:r w:rsidDel="00F972B8">
          <w:delText>D does not simply combine two feature extractors, but instead enhances RNA modification detection by using sequence motifs as the dominant signal and structural topology as complementary spatial context.</w:delText>
        </w:r>
      </w:del>
    </w:p>
    <w:p w14:paraId="660FBB6D" w14:textId="06BD069B" w:rsidR="002E1906" w:rsidRDefault="00434DBE" w:rsidP="002E1906">
      <w:pPr>
        <w:pStyle w:val="a0"/>
      </w:pPr>
      <w:ins w:id="1288" w:author="Chao Deng" w:date="2026-05-09T11:54:00Z" w16du:dateUtc="2026-05-09T03:54:00Z">
        <w:r w:rsidRPr="00434DBE">
          <w:t>Mixture of Hierarchical Experts</w:t>
        </w:r>
      </w:ins>
      <w:del w:id="1289" w:author="Chao Deng" w:date="2026-05-09T11:54:00Z" w16du:dateUtc="2026-05-09T03:54:00Z">
        <w:r w:rsidR="002E1906" w:rsidRPr="00714909" w:rsidDel="00434DBE">
          <w:delText>Hierarchy Cross-Attention</w:delText>
        </w:r>
      </w:del>
      <w:r w:rsidR="002E1906" w:rsidRPr="00714909">
        <w:t xml:space="preserve"> enables scalable learning of modification-specific features</w:t>
      </w:r>
    </w:p>
    <w:p w14:paraId="7BF7064E" w14:textId="39255F9A" w:rsidR="002D5F1B" w:rsidRDefault="002D5F1B" w:rsidP="002D5F1B">
      <w:pPr>
        <w:rPr>
          <w:ins w:id="1290" w:author="Chao Deng" w:date="2026-05-07T09:42:00Z" w16du:dateUtc="2026-05-07T01:42:00Z"/>
        </w:rPr>
      </w:pPr>
      <w:ins w:id="1291" w:author="Chao Deng" w:date="2026-05-07T09:42:00Z" w16du:dateUtc="2026-05-07T01:42:00Z">
        <w:r>
          <w:t xml:space="preserve">The ablation results indicate that </w:t>
        </w:r>
      </w:ins>
      <w:ins w:id="1292" w:author="Chao Deng" w:date="2026-05-09T11:55:00Z" w16du:dateUtc="2026-05-09T03:55:00Z">
        <w:r w:rsidR="00525B4C">
          <w:rPr>
            <w:rFonts w:hint="eastAsia"/>
          </w:rPr>
          <w:t>Hierarchy Cross Attention (</w:t>
        </w:r>
      </w:ins>
      <w:ins w:id="1293" w:author="Chao Deng" w:date="2026-05-07T09:42:00Z" w16du:dateUtc="2026-05-07T01:42:00Z">
        <w:r>
          <w:t>HCA</w:t>
        </w:r>
      </w:ins>
      <w:ins w:id="1294" w:author="Chao Deng" w:date="2026-05-09T11:55:00Z" w16du:dateUtc="2026-05-09T03:55:00Z">
        <w:r w:rsidR="00525B4C">
          <w:rPr>
            <w:rFonts w:hint="eastAsia"/>
          </w:rPr>
          <w:t xml:space="preserve">) block in </w:t>
        </w:r>
        <w:r w:rsidR="00525B4C" w:rsidRPr="00525B4C">
          <w:t xml:space="preserve">Mixture of Hierarchical Experts </w:t>
        </w:r>
        <w:r w:rsidR="00525B4C">
          <w:rPr>
            <w:rFonts w:hint="eastAsia"/>
          </w:rPr>
          <w:t>(MoHE)</w:t>
        </w:r>
      </w:ins>
      <w:ins w:id="1295" w:author="Chao Deng" w:date="2026-05-07T09:42:00Z" w16du:dateUtc="2026-05-07T01:42:00Z">
        <w:r>
          <w:t xml:space="preserve"> is particularly effective for long-sequence RNA modification prediction. As shown in </w:t>
        </w:r>
        <w:r>
          <w:fldChar w:fldCharType="begin"/>
        </w:r>
        <w:r>
          <w:instrText xml:space="preserve"> REF _Ref227059531 \h </w:instrText>
        </w:r>
      </w:ins>
      <w:ins w:id="1296" w:author="Chao Deng" w:date="2026-05-07T09:42:00Z" w16du:dateUtc="2026-05-07T01:42:00Z">
        <w:r>
          <w:fldChar w:fldCharType="separate"/>
        </w:r>
      </w:ins>
      <w:ins w:id="1297" w:author="Chao Deng" w:date="2026-05-09T11:14:00Z" w16du:dateUtc="2026-05-09T03:14:00Z">
        <w:r w:rsidR="00C85814" w:rsidRPr="006161D5">
          <w:t xml:space="preserve">Fig. </w:t>
        </w:r>
        <w:r w:rsidR="00C85814">
          <w:rPr>
            <w:noProof/>
          </w:rPr>
          <w:t>9</w:t>
        </w:r>
      </w:ins>
      <w:ins w:id="1298" w:author="Chao Deng" w:date="2026-05-07T09:42:00Z" w16du:dateUtc="2026-05-07T01:42:00Z">
        <w:r>
          <w:fldChar w:fldCharType="end"/>
        </w:r>
        <w:r>
          <w:t xml:space="preserve">b and </w:t>
        </w:r>
        <w:r>
          <w:fldChar w:fldCharType="begin"/>
        </w:r>
        <w:r>
          <w:instrText xml:space="preserve"> REF _Ref227059531 \h </w:instrText>
        </w:r>
      </w:ins>
      <w:ins w:id="1299" w:author="Chao Deng" w:date="2026-05-07T09:42:00Z" w16du:dateUtc="2026-05-07T01:42:00Z">
        <w:r>
          <w:fldChar w:fldCharType="separate"/>
        </w:r>
      </w:ins>
      <w:ins w:id="1300" w:author="Chao Deng" w:date="2026-05-09T11:14:00Z" w16du:dateUtc="2026-05-09T03:14:00Z">
        <w:r w:rsidR="00C85814" w:rsidRPr="006161D5">
          <w:t xml:space="preserve">Fig. </w:t>
        </w:r>
        <w:r w:rsidR="00C85814">
          <w:rPr>
            <w:noProof/>
          </w:rPr>
          <w:t>9</w:t>
        </w:r>
      </w:ins>
      <w:ins w:id="1301" w:author="Chao Deng" w:date="2026-05-07T09:42:00Z" w16du:dateUtc="2026-05-07T01:42:00Z">
        <w:r>
          <w:fldChar w:fldCharType="end"/>
        </w:r>
        <w:r>
          <w:t xml:space="preserve">d, HCA maintained strong classification performance as input length increased while requiring fewer parameters than conventional self-attention. This </w:t>
        </w:r>
        <w:r>
          <w:rPr>
            <w:rFonts w:hint="eastAsia"/>
          </w:rPr>
          <w:t>reveal</w:t>
        </w:r>
        <w:r>
          <w:t xml:space="preserve"> that the advantage of HCA is not simply derived from increasing model complexity, but from a more efficient organization of modification-specific feature learning.</w:t>
        </w:r>
        <w:r>
          <w:rPr>
            <w:rFonts w:hint="eastAsia"/>
          </w:rPr>
          <w:t xml:space="preserve"> </w:t>
        </w:r>
        <w:r>
          <w:t xml:space="preserve">A key reason for this improvement is that </w:t>
        </w:r>
      </w:ins>
      <w:ins w:id="1302" w:author="Chao Deng" w:date="2026-05-09T11:56:00Z" w16du:dateUtc="2026-05-09T03:56:00Z">
        <w:r w:rsidR="009A126D" w:rsidRPr="009A126D">
          <w:t>MoHE</w:t>
        </w:r>
      </w:ins>
      <w:ins w:id="1303" w:author="Chao Deng" w:date="2026-05-07T09:42:00Z" w16du:dateUtc="2026-05-07T01:42:00Z">
        <w:r>
          <w:t xml:space="preserve"> incorporates a biologically meaningful hierarchy between nucleotide backgrounds and RNA modification types. Instead of learning all modification-specific representations independently, </w:t>
        </w:r>
      </w:ins>
      <w:ins w:id="1304" w:author="Chao Deng" w:date="2026-05-09T11:56:00Z" w16du:dateUtc="2026-05-09T03:56:00Z">
        <w:r w:rsidR="009A126D" w:rsidRPr="009A126D">
          <w:t>MoHE</w:t>
        </w:r>
      </w:ins>
      <w:ins w:id="1305" w:author="Chao Deng" w:date="2026-05-07T09:42:00Z" w16du:dateUtc="2026-05-07T01:42:00Z">
        <w:r>
          <w:t xml:space="preserve"> first organizes attention queries according to the four nucleotide groups and then derives modification-level queries from the corresponding nucleotide-level representations. This design allows related modification types to share coarse-grained nucleotide information while still preserving fine-grained modification-specific discrimination.</w:t>
        </w:r>
      </w:ins>
    </w:p>
    <w:p w14:paraId="4EB9E8CE" w14:textId="77777777" w:rsidR="002D5F1B" w:rsidRDefault="002D5F1B" w:rsidP="002D5F1B">
      <w:pPr>
        <w:rPr>
          <w:ins w:id="1306" w:author="Chao Deng" w:date="2026-05-07T09:42:00Z" w16du:dateUtc="2026-05-07T01:42:00Z"/>
        </w:rPr>
      </w:pPr>
      <w:ins w:id="1307" w:author="Chao Deng" w:date="2026-05-07T09:42:00Z" w16du:dateUtc="2026-05-07T01:42:00Z">
        <w:r>
          <w:t>This hierarchical organization is especially important for multi-modification detection in long RNA sequences. As the input sequence becomes longer, the model must distinguish true modification-related signals from an increasing amount of background context. Conventional CNN or LSTM architectures have limited capacity to capture long-range dependencies, whereas standard self-attention can model global interactions but often introduces greater parameter growth. HCA provides a more balanced solution by using structured cross-attention queries to focus on biologically relevant modification-specific patterns without learning fully independent representations for every modification type.</w:t>
        </w:r>
      </w:ins>
    </w:p>
    <w:p w14:paraId="0496440E" w14:textId="3998586F" w:rsidR="002E1906" w:rsidRPr="002D5F1B" w:rsidDel="002D5F1B" w:rsidRDefault="002D5F1B" w:rsidP="002E1906">
      <w:pPr>
        <w:rPr>
          <w:del w:id="1308" w:author="Chao Deng" w:date="2026-05-07T09:42:00Z" w16du:dateUtc="2026-05-07T01:42:00Z"/>
          <w:rPrChange w:id="1309" w:author="Chao Deng" w:date="2026-05-07T09:42:00Z" w16du:dateUtc="2026-05-07T01:42:00Z">
            <w:rPr>
              <w:del w:id="1310" w:author="Chao Deng" w:date="2026-05-07T09:42:00Z" w16du:dateUtc="2026-05-07T01:42:00Z"/>
              <w:lang w:val="en-US"/>
            </w:rPr>
          </w:rPrChange>
        </w:rPr>
      </w:pPr>
      <w:ins w:id="1311" w:author="Chao Deng" w:date="2026-05-07T09:42:00Z" w16du:dateUtc="2026-05-07T01:42:00Z">
        <w:r>
          <w:t xml:space="preserve">The performance trend observed in the ablation study supports this interpretation. HCA remained stable across increasing sequence lengths, whereas LSTM and CNN showed weaker or declining performance, and conventional self-attention required a larger parameter budget. Therefore, HCA improves not only predictive performance but also scalability, making it suitable for variable-length RNA sequences containing multiple coexisting modification signals. Taken together, these findings suggest that </w:t>
        </w:r>
      </w:ins>
      <w:ins w:id="1312" w:author="Chao Deng" w:date="2026-05-09T11:57:00Z" w16du:dateUtc="2026-05-09T03:57:00Z">
        <w:r w:rsidR="00032CBA" w:rsidRPr="00032CBA">
          <w:t>MoHE</w:t>
        </w:r>
      </w:ins>
      <w:ins w:id="1313" w:author="Chao Deng" w:date="2026-05-07T09:42:00Z" w16du:dateUtc="2026-05-07T01:42:00Z">
        <w:r>
          <w:t xml:space="preserve"> enables scalable learning of modification-specific </w:t>
        </w:r>
        <w:r>
          <w:lastRenderedPageBreak/>
          <w:t>features by combining biological hierarchy, long-context attention, and parameter-efficient representation learning.</w:t>
        </w:r>
      </w:ins>
      <w:del w:id="1314" w:author="Chao Deng" w:date="2026-05-07T09:42:00Z" w16du:dateUtc="2026-05-07T01:42:00Z">
        <w:r w:rsidR="002E1906" w:rsidRPr="00264CE6" w:rsidDel="002D5F1B">
          <w:rPr>
            <w:lang w:val="en-US"/>
          </w:rPr>
          <w:delText>A key advantage of the HCA module is that it incorporates a biologically meaningful hierarchy into feature learning while maintaining computational efficiency for long-sequence modeling. Instead of learning all modification-specific representations independently, HCA first organizes them according to nucleotide background and then refines them into modification-level queries. This design allows the model to exploit shared information among related modification types while preserving modification-specific discrimination, which is particularly important in multi-modification prediction tasks involving long RNA sequences.</w:delText>
        </w:r>
      </w:del>
    </w:p>
    <w:p w14:paraId="13BD7F71" w14:textId="1FC5B961" w:rsidR="002E1906" w:rsidDel="002D5F1B" w:rsidRDefault="002E1906" w:rsidP="002E1906">
      <w:pPr>
        <w:rPr>
          <w:del w:id="1315" w:author="Chao Deng" w:date="2026-05-07T09:42:00Z" w16du:dateUtc="2026-05-07T01:42:00Z"/>
          <w:lang w:val="en-US"/>
        </w:rPr>
      </w:pPr>
      <w:del w:id="1316" w:author="Chao Deng" w:date="2026-05-07T09:42:00Z" w16du:dateUtc="2026-05-07T01:42:00Z">
        <w:r w:rsidRPr="003C13E4" w:rsidDel="002D5F1B">
          <w:rPr>
            <w:lang w:val="en-US"/>
          </w:rPr>
          <w:delText xml:space="preserve">The effectiveness of this design is supported by the results on the MultiRM dataset, which includes multiple sequence-length settings and is therefore well suited for evaluating how different architectures handle increasing input length. In general, longer sequences introduce more background noise and make feature extraction more challenging. As shown in </w:delText>
        </w:r>
        <w:r w:rsidDel="002D5F1B">
          <w:rPr>
            <w:lang w:val="en-US"/>
          </w:rPr>
          <w:fldChar w:fldCharType="begin"/>
        </w:r>
        <w:r w:rsidDel="002D5F1B">
          <w:rPr>
            <w:lang w:val="en-US"/>
          </w:rPr>
          <w:delInstrText xml:space="preserve"> REF _Ref227059531 \h </w:delInstrText>
        </w:r>
        <w:r w:rsidDel="002D5F1B">
          <w:rPr>
            <w:lang w:val="en-US"/>
          </w:rPr>
        </w:r>
        <w:r w:rsidDel="002D5F1B">
          <w:rPr>
            <w:lang w:val="en-US"/>
          </w:rPr>
          <w:fldChar w:fldCharType="separate"/>
        </w:r>
        <w:r w:rsidR="00ED73F3" w:rsidRPr="006161D5" w:rsidDel="002D5F1B">
          <w:delText xml:space="preserve">Fig. </w:delText>
        </w:r>
        <w:r w:rsidR="00ED73F3" w:rsidDel="002D5F1B">
          <w:rPr>
            <w:noProof/>
          </w:rPr>
          <w:delText>8</w:delText>
        </w:r>
        <w:r w:rsidDel="002D5F1B">
          <w:rPr>
            <w:lang w:val="en-US"/>
          </w:rPr>
          <w:fldChar w:fldCharType="end"/>
        </w:r>
        <w:r w:rsidRPr="003C13E4" w:rsidDel="002D5F1B">
          <w:rPr>
            <w:lang w:val="en-US"/>
          </w:rPr>
          <w:delText xml:space="preserve">b, </w:delText>
        </w:r>
        <w:r w:rsidRPr="00231AE7" w:rsidDel="002D5F1B">
          <w:rPr>
            <w:szCs w:val="24"/>
            <w:lang w:val="en-US"/>
          </w:rPr>
          <w:delText>mRModN</w:delText>
        </w:r>
        <w:r w:rsidRPr="003C13E4" w:rsidDel="002D5F1B">
          <w:rPr>
            <w:lang w:val="en-US"/>
          </w:rPr>
          <w:delText xml:space="preserve"> maintains strong performance as sequence length increases, whereas the performance of MultiRM declines sharply. </w:delText>
        </w:r>
        <w:r w:rsidDel="002D5F1B">
          <w:rPr>
            <w:lang w:val="en-US"/>
          </w:rPr>
          <w:fldChar w:fldCharType="begin"/>
        </w:r>
        <w:r w:rsidDel="002D5F1B">
          <w:rPr>
            <w:lang w:val="en-US"/>
          </w:rPr>
          <w:delInstrText xml:space="preserve"> REF _Ref227059531 \h </w:delInstrText>
        </w:r>
        <w:r w:rsidDel="002D5F1B">
          <w:rPr>
            <w:lang w:val="en-US"/>
          </w:rPr>
        </w:r>
        <w:r w:rsidDel="002D5F1B">
          <w:rPr>
            <w:lang w:val="en-US"/>
          </w:rPr>
          <w:fldChar w:fldCharType="separate"/>
        </w:r>
        <w:r w:rsidR="00ED73F3" w:rsidRPr="006161D5" w:rsidDel="002D5F1B">
          <w:delText xml:space="preserve">Fig. </w:delText>
        </w:r>
        <w:r w:rsidR="00ED73F3" w:rsidDel="002D5F1B">
          <w:rPr>
            <w:noProof/>
          </w:rPr>
          <w:delText>8</w:delText>
        </w:r>
        <w:r w:rsidDel="002D5F1B">
          <w:rPr>
            <w:lang w:val="en-US"/>
          </w:rPr>
          <w:fldChar w:fldCharType="end"/>
        </w:r>
        <w:r w:rsidRPr="003C13E4" w:rsidDel="002D5F1B">
          <w:rPr>
            <w:lang w:val="en-US"/>
          </w:rPr>
          <w:delText>d further shows that, even when sequence length increases substantially, the parameter growth of HCA remains markedly smaller than that of conventional self-attention. These results indicate that the proposed mechanism can capture long-range dependencies effectively while keeping parameter growth under control.</w:delText>
        </w:r>
      </w:del>
    </w:p>
    <w:p w14:paraId="67CEC7EC" w14:textId="7E2CEC0C" w:rsidR="002E1906" w:rsidDel="002D5F1B" w:rsidRDefault="002E1906" w:rsidP="002E1906">
      <w:pPr>
        <w:rPr>
          <w:del w:id="1317" w:author="Chao Deng" w:date="2026-05-07T09:42:00Z" w16du:dateUtc="2026-05-07T01:42:00Z"/>
          <w:lang w:val="en-US"/>
        </w:rPr>
      </w:pPr>
      <w:del w:id="1318" w:author="Chao Deng" w:date="2026-05-07T09:42:00Z" w16du:dateUtc="2026-05-07T01:42:00Z">
        <w:r w:rsidDel="002D5F1B">
          <w:rPr>
            <w:lang w:val="en-US"/>
          </w:rPr>
          <w:delText>N</w:delText>
        </w:r>
        <w:r w:rsidRPr="00E90B97" w:rsidDel="002D5F1B">
          <w:rPr>
            <w:lang w:val="en-US"/>
          </w:rPr>
          <w:delText xml:space="preserve">umerical results further support this pattern. As the input length increases from 51 to 101 and then to 1001, the AUC of </w:delText>
        </w:r>
        <w:r w:rsidRPr="00231AE7" w:rsidDel="002D5F1B">
          <w:rPr>
            <w:szCs w:val="24"/>
            <w:lang w:val="en-US"/>
          </w:rPr>
          <w:delText>mRModN</w:delText>
        </w:r>
        <w:r w:rsidRPr="00E90B97" w:rsidDel="002D5F1B">
          <w:rPr>
            <w:lang w:val="en-US"/>
          </w:rPr>
          <w:delText xml:space="preserve"> rises from 93.94 to 93.98 and 96.07, indicating that HCA remains stable and effective even in longer and noisier sequence contexts. In contrast, the AUC of MultiRM decreases from 84.53 to 76.22 and then to 57.33, suggesting that conventional architectures are more susceptible to background interference as sequence length increases. A comparison across different architectures highlights the advantage of the proposed design more clearly. At sequence lengths of 51, 101, and 1001, hierarchy attention achieves AUC values of 93.94, 93.98, and 96.07, respectively. The corresponding values are 84.53, 79.23, and 79.23 for LSTM; 69.13, 68.13, and 63.89 for CNN; and 91.22, 92.12, and 94.52 for self-attention.</w:delText>
        </w:r>
      </w:del>
    </w:p>
    <w:p w14:paraId="02D89995" w14:textId="6E800E55" w:rsidR="002E1906" w:rsidRPr="00851C47" w:rsidRDefault="002E1906" w:rsidP="002E1906">
      <w:pPr>
        <w:rPr>
          <w:lang w:val="en-US"/>
        </w:rPr>
      </w:pPr>
      <w:del w:id="1319" w:author="Chao Deng" w:date="2026-05-07T09:42:00Z" w16du:dateUtc="2026-05-07T01:42:00Z">
        <w:r w:rsidRPr="00E90B97" w:rsidDel="002D5F1B">
          <w:rPr>
            <w:lang w:val="en-US"/>
          </w:rPr>
          <w:delText>At the same time, HCA achieves this performance advantage with a more favorable parameter budget. The parameter count of hierarchy cross-attention increases only from 1,762,945 to 2,006,145 as the sequence length increases, whereas self-attention grows from 2,063,500 to 2,306,600. This contrast suggests that the hierarchical query design not only improves modification-specific feature learning but also restrains the parameter growth typically associated with long-context attention mechanisms. Taken together, these findings show that HCA improves long-sequence feature modeling while maintaining a better balance between predictive performance and parameter efficiency, thereby enabling scalable learning of modification-specific features in variable-length RNA sequences.</w:delText>
        </w:r>
      </w:del>
    </w:p>
    <w:p w14:paraId="4A888B5F" w14:textId="3F6711EC" w:rsidR="002E1906" w:rsidRDefault="0040248C" w:rsidP="002E1906">
      <w:pPr>
        <w:pStyle w:val="a0"/>
        <w:rPr>
          <w:ins w:id="1320" w:author="Chao Deng" w:date="2026-05-07T22:10:00Z" w16du:dateUtc="2026-05-07T14:10:00Z"/>
        </w:rPr>
      </w:pPr>
      <w:ins w:id="1321" w:author="Chao Deng" w:date="2026-05-07T21:42:00Z" w16du:dateUtc="2026-05-07T13:42:00Z">
        <w:r>
          <w:rPr>
            <w:rFonts w:hint="eastAsia"/>
          </w:rPr>
          <w:t>M</w:t>
        </w:r>
      </w:ins>
      <w:ins w:id="1322" w:author="Chao Deng" w:date="2026-05-07T21:41:00Z" w16du:dateUtc="2026-05-07T13:41:00Z">
        <w:r>
          <w:rPr>
            <w:rFonts w:hint="eastAsia"/>
          </w:rPr>
          <w:t xml:space="preserve">ulti-Anchor </w:t>
        </w:r>
      </w:ins>
      <w:r w:rsidR="002E1906" w:rsidRPr="00714909">
        <w:t>Attention pooling for precise modification localization</w:t>
      </w:r>
    </w:p>
    <w:p w14:paraId="20413938" w14:textId="3261EE6F" w:rsidR="002B029B" w:rsidRDefault="00AD1F59">
      <w:pPr>
        <w:rPr>
          <w:ins w:id="1323" w:author="Chao Deng" w:date="2026-05-08T08:34:00Z" w16du:dateUtc="2026-05-08T00:34:00Z"/>
          <w:lang w:val="en-US"/>
        </w:rPr>
      </w:pPr>
      <w:ins w:id="1324" w:author="Chao Deng" w:date="2026-05-07T22:15:00Z" w16du:dateUtc="2026-05-07T14:15:00Z">
        <w:r w:rsidRPr="00AD1F59">
          <w:t xml:space="preserve">High-precision localization requires the model not only to classify whether a modification type is present, but also to identify the nucleotide positions most likely to correspond to true modification sites. Conventional pooling strategies, such as average pooling and max pooling, are not naturally designed for this objective. </w:t>
        </w:r>
      </w:ins>
      <w:ins w:id="1325" w:author="Chao Deng" w:date="2026-05-08T08:27:00Z" w16du:dateUtc="2026-05-08T00:27:00Z">
        <w:r w:rsidR="00AA423F" w:rsidRPr="00AA423F">
          <w:t>Average pooling compresses all nucleotide representations into a global summary, which dilutes the positional signals of true modification anchors. Max pooling preserves only the strongest response, thereby limiting its ability to capture additional true sites when multiple modification anchors coexist within the same sequence.</w:t>
        </w:r>
      </w:ins>
      <w:ins w:id="1326" w:author="Chao Deng" w:date="2026-05-07T22:19:00Z" w16du:dateUtc="2026-05-07T14:19:00Z">
        <w:r w:rsidR="00AE6283">
          <w:rPr>
            <w:lang w:val="en-US"/>
          </w:rPr>
          <w:t xml:space="preserve"> </w:t>
        </w:r>
      </w:ins>
      <w:ins w:id="1327" w:author="Chao Deng" w:date="2026-05-08T08:27:00Z" w16du:dateUtc="2026-05-08T00:27:00Z">
        <w:r w:rsidR="004F56A2" w:rsidRPr="00AE6283">
          <w:rPr>
            <w:lang w:val="en-US"/>
          </w:rPr>
          <w:t>A</w:t>
        </w:r>
        <w:r w:rsidR="004F56A2" w:rsidRPr="00F3525B">
          <w:rPr>
            <w:vertAlign w:val="superscript"/>
            <w:lang w:val="en-US"/>
          </w:rPr>
          <w:t>2</w:t>
        </w:r>
        <w:r w:rsidR="004F56A2" w:rsidRPr="00AE6283">
          <w:rPr>
            <w:lang w:val="en-US"/>
          </w:rPr>
          <w:t>P</w:t>
        </w:r>
      </w:ins>
      <w:ins w:id="1328" w:author="Chao Deng" w:date="2026-05-07T22:19:00Z" w16du:dateUtc="2026-05-07T14:19:00Z">
        <w:r w:rsidR="00AE6283" w:rsidRPr="00AE6283">
          <w:rPr>
            <w:lang w:val="en-US"/>
          </w:rPr>
          <w:t xml:space="preserve"> addresses this limitation by treating localization as a distribution alignment problem. Instead of generating a single global representation, A</w:t>
        </w:r>
        <w:r w:rsidR="00AE6283" w:rsidRPr="00C4097E">
          <w:rPr>
            <w:vertAlign w:val="superscript"/>
            <w:lang w:val="en-US"/>
            <w:rPrChange w:id="1329" w:author="Chao Deng" w:date="2026-05-08T08:26:00Z" w16du:dateUtc="2026-05-08T00:26:00Z">
              <w:rPr>
                <w:lang w:val="en-US"/>
              </w:rPr>
            </w:rPrChange>
          </w:rPr>
          <w:t>2</w:t>
        </w:r>
        <w:r w:rsidR="00AE6283" w:rsidRPr="00AE6283">
          <w:rPr>
            <w:lang w:val="en-US"/>
          </w:rPr>
          <w:t>P operates on the class-specific attention distribution produced by MoHE and aligns it with the normalized multi-anchor ground-truth site distribution using KL-divergence supervision. This design allows the model to learn not only which modification type is present, but also how attention should be distributed across one or more true modification anchors.</w:t>
        </w:r>
      </w:ins>
    </w:p>
    <w:p w14:paraId="20081CF4" w14:textId="432B8006" w:rsidR="008E2516" w:rsidRDefault="008E2516">
      <w:pPr>
        <w:rPr>
          <w:ins w:id="1330" w:author="Chao Deng" w:date="2026-05-08T08:36:00Z" w16du:dateUtc="2026-05-08T00:36:00Z"/>
          <w:lang w:val="en-US"/>
        </w:rPr>
      </w:pPr>
      <w:ins w:id="1331" w:author="Chao Deng" w:date="2026-05-08T08:35:00Z" w16du:dateUtc="2026-05-08T00:35:00Z">
        <w:r w:rsidRPr="008E2516">
          <w:rPr>
            <w:lang w:val="en-US"/>
          </w:rPr>
          <w:t xml:space="preserve">The ablation results in </w:t>
        </w:r>
        <w:r>
          <w:rPr>
            <w:lang w:val="en-US"/>
          </w:rPr>
          <w:fldChar w:fldCharType="begin"/>
        </w:r>
        <w:r>
          <w:rPr>
            <w:lang w:val="en-US"/>
          </w:rPr>
          <w:instrText xml:space="preserve"> REF _Ref227059531 \h </w:instrText>
        </w:r>
      </w:ins>
      <w:r>
        <w:rPr>
          <w:lang w:val="en-US"/>
        </w:rPr>
      </w:r>
      <w:ins w:id="1332" w:author="Chao Deng" w:date="2026-05-08T08:35:00Z" w16du:dateUtc="2026-05-08T00:35:00Z">
        <w:r>
          <w:rPr>
            <w:lang w:val="en-US"/>
          </w:rPr>
          <w:fldChar w:fldCharType="separate"/>
        </w:r>
      </w:ins>
      <w:ins w:id="1333" w:author="Chao Deng" w:date="2026-05-09T11:14:00Z" w16du:dateUtc="2026-05-09T03:14:00Z">
        <w:r w:rsidR="00C85814" w:rsidRPr="006161D5">
          <w:t xml:space="preserve">Fig. </w:t>
        </w:r>
        <w:r w:rsidR="00C85814">
          <w:rPr>
            <w:noProof/>
          </w:rPr>
          <w:t>9</w:t>
        </w:r>
      </w:ins>
      <w:ins w:id="1334" w:author="Chao Deng" w:date="2026-05-08T08:35:00Z" w16du:dateUtc="2026-05-08T00:35:00Z">
        <w:r>
          <w:rPr>
            <w:lang w:val="en-US"/>
          </w:rPr>
          <w:fldChar w:fldCharType="end"/>
        </w:r>
        <w:r w:rsidRPr="008E2516">
          <w:rPr>
            <w:lang w:val="en-US"/>
          </w:rPr>
          <w:t xml:space="preserve">f support this interpretation. </w:t>
        </w:r>
        <w:r w:rsidRPr="00AE6283">
          <w:rPr>
            <w:lang w:val="en-US"/>
          </w:rPr>
          <w:t>A</w:t>
        </w:r>
        <w:r w:rsidRPr="00F3525B">
          <w:rPr>
            <w:vertAlign w:val="superscript"/>
            <w:lang w:val="en-US"/>
          </w:rPr>
          <w:t>2</w:t>
        </w:r>
        <w:r w:rsidRPr="00AE6283">
          <w:rPr>
            <w:lang w:val="en-US"/>
          </w:rPr>
          <w:t>P</w:t>
        </w:r>
        <w:r w:rsidRPr="008E2516">
          <w:rPr>
            <w:lang w:val="en-US"/>
          </w:rPr>
          <w:t xml:space="preserve"> consistently outperformed average pooling and max pooling across most modification types, with especially large improvements for complex categories such as m</w:t>
        </w:r>
        <w:r w:rsidRPr="008E2516">
          <w:rPr>
            <w:vertAlign w:val="superscript"/>
            <w:lang w:val="en-US"/>
            <w:rPrChange w:id="1335" w:author="Chao Deng" w:date="2026-05-08T08:35:00Z" w16du:dateUtc="2026-05-08T00:35:00Z">
              <w:rPr>
                <w:lang w:val="en-US"/>
              </w:rPr>
            </w:rPrChange>
          </w:rPr>
          <w:t>6</w:t>
        </w:r>
        <w:r w:rsidRPr="008E2516">
          <w:rPr>
            <w:lang w:val="en-US"/>
          </w:rPr>
          <w:t>A and m</w:t>
        </w:r>
        <w:r w:rsidRPr="008E2516">
          <w:rPr>
            <w:vertAlign w:val="superscript"/>
            <w:lang w:val="en-US"/>
            <w:rPrChange w:id="1336" w:author="Chao Deng" w:date="2026-05-08T08:35:00Z" w16du:dateUtc="2026-05-08T00:35:00Z">
              <w:rPr>
                <w:lang w:val="en-US"/>
              </w:rPr>
            </w:rPrChange>
          </w:rPr>
          <w:t>7</w:t>
        </w:r>
        <w:r w:rsidRPr="008E2516">
          <w:rPr>
            <w:lang w:val="en-US"/>
          </w:rPr>
          <w:t xml:space="preserve">G. These modifications often involve multiple potential candidate positions or more heterogeneous contextual patterns, making them difficult for conventional pooling strategies. By preserving the full attention distribution rather than collapsing sequence information into a single vector, </w:t>
        </w:r>
        <w:r w:rsidRPr="00AE6283">
          <w:rPr>
            <w:lang w:val="en-US"/>
          </w:rPr>
          <w:t>A</w:t>
        </w:r>
        <w:r w:rsidRPr="00F3525B">
          <w:rPr>
            <w:vertAlign w:val="superscript"/>
            <w:lang w:val="en-US"/>
          </w:rPr>
          <w:t>2</w:t>
        </w:r>
        <w:r w:rsidRPr="00AE6283">
          <w:rPr>
            <w:lang w:val="en-US"/>
          </w:rPr>
          <w:t>P</w:t>
        </w:r>
        <w:r w:rsidRPr="008E2516">
          <w:rPr>
            <w:lang w:val="en-US"/>
          </w:rPr>
          <w:t xml:space="preserve"> can maintain positional salience and improve candidate-site ranking.</w:t>
        </w:r>
        <w:r w:rsidR="003E4F07">
          <w:rPr>
            <w:lang w:val="en-US"/>
          </w:rPr>
          <w:t xml:space="preserve"> </w:t>
        </w:r>
        <w:r w:rsidR="003E4F07" w:rsidRPr="003E4F07">
          <w:rPr>
            <w:lang w:val="en-US"/>
          </w:rPr>
          <w:t xml:space="preserve">The advantage of </w:t>
        </w:r>
        <w:r w:rsidR="003E4F07" w:rsidRPr="00AE6283">
          <w:rPr>
            <w:lang w:val="en-US"/>
          </w:rPr>
          <w:t>A</w:t>
        </w:r>
        <w:r w:rsidR="003E4F07" w:rsidRPr="00F3525B">
          <w:rPr>
            <w:vertAlign w:val="superscript"/>
            <w:lang w:val="en-US"/>
          </w:rPr>
          <w:t>2</w:t>
        </w:r>
        <w:r w:rsidR="003E4F07" w:rsidRPr="00AE6283">
          <w:rPr>
            <w:lang w:val="en-US"/>
          </w:rPr>
          <w:t>P</w:t>
        </w:r>
        <w:r w:rsidR="003E4F07" w:rsidRPr="003E4F07">
          <w:rPr>
            <w:lang w:val="en-US"/>
          </w:rPr>
          <w:t xml:space="preserve"> is particularly relevant to the multi-site setting of RNA modification detection. In long RNA sequences, multiple true modification sites may coexist, and a localization module should therefore avoid forcing the model to focus on only one position. Through multi-anchor distribution alignment, </w:t>
        </w:r>
      </w:ins>
      <w:ins w:id="1337" w:author="Chao Deng" w:date="2026-05-08T08:36:00Z" w16du:dateUtc="2026-05-08T00:36:00Z">
        <w:r w:rsidR="003E4F07" w:rsidRPr="00AE6283">
          <w:rPr>
            <w:lang w:val="en-US"/>
          </w:rPr>
          <w:t>A</w:t>
        </w:r>
        <w:r w:rsidR="003E4F07" w:rsidRPr="00F3525B">
          <w:rPr>
            <w:vertAlign w:val="superscript"/>
            <w:lang w:val="en-US"/>
          </w:rPr>
          <w:t>2</w:t>
        </w:r>
        <w:r w:rsidR="003E4F07" w:rsidRPr="00AE6283">
          <w:rPr>
            <w:lang w:val="en-US"/>
          </w:rPr>
          <w:t>P</w:t>
        </w:r>
      </w:ins>
      <w:ins w:id="1338" w:author="Chao Deng" w:date="2026-05-08T08:35:00Z" w16du:dateUtc="2026-05-08T00:35:00Z">
        <w:r w:rsidR="003E4F07" w:rsidRPr="003E4F07">
          <w:rPr>
            <w:lang w:val="en-US"/>
          </w:rPr>
          <w:t xml:space="preserve"> encourages the learned attention map to cover multiple true sites when they are present. This makes the localization output more consistent with the biological structure of the task and improves the interpretability of predicted modification regions.</w:t>
        </w:r>
      </w:ins>
    </w:p>
    <w:p w14:paraId="3CA33404" w14:textId="5314B33C" w:rsidR="00440F6A" w:rsidRPr="00AE6283" w:rsidRDefault="00440F6A">
      <w:pPr>
        <w:rPr>
          <w:rFonts w:hint="eastAsia"/>
          <w:lang w:val="en-US"/>
          <w:rPrChange w:id="1339" w:author="Chao Deng" w:date="2026-05-07T22:16:00Z" w16du:dateUtc="2026-05-07T14:16:00Z">
            <w:rPr/>
          </w:rPrChange>
        </w:rPr>
        <w:pPrChange w:id="1340" w:author="Chao Deng" w:date="2026-05-07T22:10:00Z" w16du:dateUtc="2026-05-07T14:10:00Z">
          <w:pPr>
            <w:pStyle w:val="a0"/>
          </w:pPr>
        </w:pPrChange>
      </w:pPr>
      <w:ins w:id="1341" w:author="Chao Deng" w:date="2026-05-08T08:36:00Z" w16du:dateUtc="2026-05-08T00:36:00Z">
        <w:r w:rsidRPr="00440F6A">
          <w:rPr>
            <w:lang w:val="en-US"/>
          </w:rPr>
          <w:lastRenderedPageBreak/>
          <w:t>Taken together, these findings s</w:t>
        </w:r>
        <w:r>
          <w:rPr>
            <w:lang w:val="en-US"/>
          </w:rPr>
          <w:t>upport</w:t>
        </w:r>
        <w:r w:rsidRPr="00440F6A">
          <w:rPr>
            <w:lang w:val="en-US"/>
          </w:rPr>
          <w:t xml:space="preserve"> that </w:t>
        </w:r>
        <w:r w:rsidRPr="00AE6283">
          <w:rPr>
            <w:lang w:val="en-US"/>
          </w:rPr>
          <w:t>A</w:t>
        </w:r>
        <w:r w:rsidRPr="00F3525B">
          <w:rPr>
            <w:vertAlign w:val="superscript"/>
            <w:lang w:val="en-US"/>
          </w:rPr>
          <w:t>2</w:t>
        </w:r>
        <w:r w:rsidRPr="00AE6283">
          <w:rPr>
            <w:lang w:val="en-US"/>
          </w:rPr>
          <w:t>P</w:t>
        </w:r>
        <w:r w:rsidRPr="00440F6A">
          <w:rPr>
            <w:lang w:val="en-US"/>
          </w:rPr>
          <w:t xml:space="preserve"> improves both localization precision and representation learning by transforming class-specific attention maps into biologically meaningful nucleotide-level localization distributions. Rather than serving as a simple pooling operation, </w:t>
        </w:r>
        <w:r w:rsidRPr="00AE6283">
          <w:rPr>
            <w:lang w:val="en-US"/>
          </w:rPr>
          <w:t>A</w:t>
        </w:r>
        <w:r w:rsidRPr="00F3525B">
          <w:rPr>
            <w:vertAlign w:val="superscript"/>
            <w:lang w:val="en-US"/>
          </w:rPr>
          <w:t>2</w:t>
        </w:r>
        <w:r w:rsidRPr="00AE6283">
          <w:rPr>
            <w:lang w:val="en-US"/>
          </w:rPr>
          <w:t>P</w:t>
        </w:r>
        <w:r w:rsidRPr="00440F6A">
          <w:rPr>
            <w:lang w:val="en-US"/>
          </w:rPr>
          <w:t xml:space="preserve"> functions as a task-specific alignment module that connects </w:t>
        </w:r>
      </w:ins>
      <w:ins w:id="1342" w:author="Chao Deng" w:date="2026-05-08T08:37:00Z" w16du:dateUtc="2026-05-08T00:37:00Z">
        <w:r w:rsidRPr="00440F6A">
          <w:rPr>
            <w:lang w:val="en-US"/>
          </w:rPr>
          <w:t>multi-label co-occurrence classification</w:t>
        </w:r>
      </w:ins>
      <w:ins w:id="1343" w:author="Chao Deng" w:date="2026-05-08T08:36:00Z" w16du:dateUtc="2026-05-08T00:36:00Z">
        <w:r w:rsidRPr="00440F6A">
          <w:rPr>
            <w:lang w:val="en-US"/>
          </w:rPr>
          <w:t xml:space="preserve"> with multi-site nucleotide-resolution localization.</w:t>
        </w:r>
      </w:ins>
    </w:p>
    <w:p w14:paraId="735795BA" w14:textId="4F39F2C0" w:rsidR="002E1906" w:rsidDel="00D11DA3" w:rsidRDefault="002E1906" w:rsidP="002E1906">
      <w:pPr>
        <w:rPr>
          <w:del w:id="1344" w:author="Chao Deng" w:date="2026-05-08T08:41:00Z" w16du:dateUtc="2026-05-08T00:41:00Z"/>
          <w:lang w:val="en-US"/>
        </w:rPr>
      </w:pPr>
      <w:del w:id="1345" w:author="Chao Deng" w:date="2026-05-08T08:41:00Z" w16du:dateUtc="2026-05-08T00:41:00Z">
        <w:r w:rsidRPr="007B5F55" w:rsidDel="00D11DA3">
          <w:rPr>
            <w:rFonts w:hint="eastAsia"/>
            <w:lang w:val="en-US"/>
          </w:rPr>
          <w:delText xml:space="preserve">High-precision localization critically depends on the </w:delText>
        </w:r>
      </w:del>
      <w:del w:id="1346" w:author="Chao Deng" w:date="2026-05-07T21:42:00Z" w16du:dateUtc="2026-05-07T13:42:00Z">
        <w:r w:rsidRPr="007B5F55" w:rsidDel="0040248C">
          <w:rPr>
            <w:rFonts w:hint="eastAsia"/>
            <w:lang w:val="en-US"/>
          </w:rPr>
          <w:delText>attention pooling</w:delText>
        </w:r>
      </w:del>
      <w:del w:id="1347" w:author="Chao Deng" w:date="2026-05-08T08:41:00Z" w16du:dateUtc="2026-05-08T00:41:00Z">
        <w:r w:rsidRPr="007B5F55" w:rsidDel="00D11DA3">
          <w:rPr>
            <w:rFonts w:hint="eastAsia"/>
            <w:lang w:val="en-US"/>
          </w:rPr>
          <w:delText xml:space="preserve"> mechanism. Conventional global pooling strategies, such as average pooling and max pooling, compress sequence representations without explicitly preserving the positional salience of candidate modification sites. As a result, the local responses of true modification anchors may be diluted or obscured during global aggregation. In contrast, attention pooling preserves the class-specific attention distribution learned by the HCA module and directly translates it into nucleotide-level localization scores, making it particularly suitable for precise site identification in long RNA sequences.</w:delText>
        </w:r>
      </w:del>
    </w:p>
    <w:p w14:paraId="0217E5BA" w14:textId="799FAE67" w:rsidR="002E1906" w:rsidDel="00D11DA3" w:rsidRDefault="002E1906" w:rsidP="002E1906">
      <w:pPr>
        <w:rPr>
          <w:del w:id="1348" w:author="Chao Deng" w:date="2026-05-08T08:41:00Z" w16du:dateUtc="2026-05-08T00:41:00Z"/>
          <w:lang w:val="en-US"/>
        </w:rPr>
      </w:pPr>
      <w:del w:id="1349" w:author="Chao Deng" w:date="2026-05-08T08:41:00Z" w16du:dateUtc="2026-05-08T00:41:00Z">
        <w:r w:rsidRPr="008B4E1F" w:rsidDel="00D11DA3">
          <w:rPr>
            <w:rFonts w:hint="eastAsia"/>
            <w:lang w:val="en-US"/>
          </w:rPr>
          <w:delText xml:space="preserve">This advantage is clearly supported by the results shown in </w:delText>
        </w:r>
        <w:r w:rsidDel="00D11DA3">
          <w:rPr>
            <w:rFonts w:hint="eastAsia"/>
            <w:lang w:val="en-US"/>
          </w:rPr>
          <w:fldChar w:fldCharType="begin"/>
        </w:r>
        <w:r w:rsidDel="00D11DA3">
          <w:rPr>
            <w:rFonts w:hint="eastAsia"/>
            <w:lang w:val="en-US"/>
          </w:rPr>
          <w:delInstrText xml:space="preserve"> REF _Ref227059531 \h </w:delInstrText>
        </w:r>
        <w:r w:rsidDel="00D11DA3">
          <w:rPr>
            <w:rFonts w:hint="eastAsia"/>
            <w:lang w:val="en-US"/>
          </w:rPr>
        </w:r>
        <w:r w:rsidDel="00D11DA3">
          <w:rPr>
            <w:rFonts w:hint="eastAsia"/>
            <w:lang w:val="en-US"/>
          </w:rPr>
          <w:fldChar w:fldCharType="separate"/>
        </w:r>
        <w:r w:rsidR="00ED73F3" w:rsidRPr="006161D5" w:rsidDel="00D11DA3">
          <w:rPr>
            <w:rFonts w:hint="eastAsia"/>
          </w:rPr>
          <w:delText xml:space="preserve">Fig. </w:delText>
        </w:r>
        <w:r w:rsidR="00ED73F3" w:rsidDel="00D11DA3">
          <w:rPr>
            <w:rFonts w:hint="eastAsia"/>
            <w:noProof/>
          </w:rPr>
          <w:delText>8</w:delText>
        </w:r>
        <w:r w:rsidDel="00D11DA3">
          <w:rPr>
            <w:rFonts w:hint="eastAsia"/>
            <w:lang w:val="en-US"/>
          </w:rPr>
          <w:fldChar w:fldCharType="end"/>
        </w:r>
        <w:r w:rsidRPr="008B4E1F" w:rsidDel="00D11DA3">
          <w:rPr>
            <w:rFonts w:hint="eastAsia"/>
            <w:lang w:val="en-US"/>
          </w:rPr>
          <w:delText>f and in the Supplementary Material. Across all modification types, attention pooling achieves substantially better Top-1 localization performance than either average pooling or max pooling. For representative modifications including Am, Atol, Tm, m</w:delText>
        </w:r>
        <w:r w:rsidRPr="00851C47" w:rsidDel="00D11DA3">
          <w:rPr>
            <w:rFonts w:hint="eastAsia"/>
            <w:vertAlign w:val="superscript"/>
            <w:lang w:val="en-US"/>
          </w:rPr>
          <w:delText>1</w:delText>
        </w:r>
        <w:r w:rsidRPr="008B4E1F" w:rsidDel="00D11DA3">
          <w:rPr>
            <w:rFonts w:hint="eastAsia"/>
            <w:lang w:val="en-US"/>
          </w:rPr>
          <w:delText>A, m</w:delText>
        </w:r>
        <w:r w:rsidRPr="00851C47" w:rsidDel="00D11DA3">
          <w:rPr>
            <w:rFonts w:hint="eastAsia"/>
            <w:vertAlign w:val="superscript"/>
            <w:lang w:val="en-US"/>
          </w:rPr>
          <w:delText>5</w:delText>
        </w:r>
        <w:r w:rsidRPr="008B4E1F" w:rsidDel="00D11DA3">
          <w:rPr>
            <w:rFonts w:hint="eastAsia"/>
            <w:lang w:val="en-US"/>
          </w:rPr>
          <w:delText>C, and m</w:delText>
        </w:r>
        <w:r w:rsidRPr="00851C47" w:rsidDel="00D11DA3">
          <w:rPr>
            <w:rFonts w:hint="eastAsia"/>
            <w:vertAlign w:val="superscript"/>
            <w:lang w:val="en-US"/>
          </w:rPr>
          <w:delText>6</w:delText>
        </w:r>
        <w:r w:rsidRPr="008B4E1F" w:rsidDel="00D11DA3">
          <w:rPr>
            <w:rFonts w:hint="eastAsia"/>
            <w:lang w:val="en-US"/>
          </w:rPr>
          <w:delText>Am, attention pooling consistently produces much higher Top-1 scores than the two conventional pooling strategies, with values close to or reaching 1.000, whereas the corresponding results of average pooling and max pooling remain substantially lower. These findings indicate that, for relatively easier modification types with sparse true sites, attention pooling is able to preserve highly concentrated site-specific signals during prediction.</w:delText>
        </w:r>
      </w:del>
    </w:p>
    <w:p w14:paraId="69D4CC70" w14:textId="10D052C8" w:rsidR="002E1906" w:rsidDel="00D11DA3" w:rsidRDefault="002E1906" w:rsidP="002E1906">
      <w:pPr>
        <w:rPr>
          <w:del w:id="1350" w:author="Chao Deng" w:date="2026-05-08T08:41:00Z" w16du:dateUtc="2026-05-08T00:41:00Z"/>
          <w:lang w:val="en-US"/>
        </w:rPr>
      </w:pPr>
      <w:del w:id="1351" w:author="Chao Deng" w:date="2026-05-08T08:41:00Z" w16du:dateUtc="2026-05-08T00:41:00Z">
        <w:r w:rsidRPr="005A6760" w:rsidDel="00D11DA3">
          <w:rPr>
            <w:rFonts w:hint="eastAsia"/>
            <w:lang w:val="en-US"/>
          </w:rPr>
          <w:delText xml:space="preserve">The superiority of attention pooling is even more evident for more challenging modification types. For </w:delText>
        </w:r>
        <w:r w:rsidRPr="005D4A8A" w:rsidDel="00D11DA3">
          <w:rPr>
            <w:rFonts w:hint="eastAsia"/>
            <w:szCs w:val="24"/>
          </w:rPr>
          <w:delText>Ψ</w:delText>
        </w:r>
        <w:r w:rsidRPr="005A6760" w:rsidDel="00D11DA3">
          <w:rPr>
            <w:rFonts w:hint="eastAsia"/>
            <w:lang w:val="en-US"/>
          </w:rPr>
          <w:delText>, ac</w:delText>
        </w:r>
        <w:r w:rsidRPr="00851C47" w:rsidDel="00D11DA3">
          <w:rPr>
            <w:rFonts w:hint="eastAsia"/>
            <w:vertAlign w:val="superscript"/>
            <w:lang w:val="en-US"/>
          </w:rPr>
          <w:delText>4</w:delText>
        </w:r>
        <w:r w:rsidRPr="005A6760" w:rsidDel="00D11DA3">
          <w:rPr>
            <w:rFonts w:hint="eastAsia"/>
            <w:lang w:val="en-US"/>
          </w:rPr>
          <w:delText>C, m</w:delText>
        </w:r>
        <w:r w:rsidRPr="00851C47" w:rsidDel="00D11DA3">
          <w:rPr>
            <w:rFonts w:hint="eastAsia"/>
            <w:vertAlign w:val="superscript"/>
            <w:lang w:val="en-US"/>
          </w:rPr>
          <w:delText>6</w:delText>
        </w:r>
        <w:r w:rsidRPr="005A6760" w:rsidDel="00D11DA3">
          <w:rPr>
            <w:rFonts w:hint="eastAsia"/>
            <w:lang w:val="en-US"/>
          </w:rPr>
          <w:delText>A, and m</w:delText>
        </w:r>
        <w:r w:rsidRPr="00851C47" w:rsidDel="00D11DA3">
          <w:rPr>
            <w:rFonts w:hint="eastAsia"/>
            <w:vertAlign w:val="superscript"/>
            <w:lang w:val="en-US"/>
          </w:rPr>
          <w:delText>7</w:delText>
        </w:r>
        <w:r w:rsidRPr="005A6760" w:rsidDel="00D11DA3">
          <w:rPr>
            <w:rFonts w:hint="eastAsia"/>
            <w:lang w:val="en-US"/>
          </w:rPr>
          <w:delText>G, attention pooling achieves Top-1 scores of 43</w:delText>
        </w:r>
        <w:r w:rsidDel="00D11DA3">
          <w:rPr>
            <w:rFonts w:hint="eastAsia"/>
            <w:lang w:val="en-US"/>
          </w:rPr>
          <w:delText>.</w:delText>
        </w:r>
        <w:r w:rsidRPr="005A6760" w:rsidDel="00D11DA3">
          <w:rPr>
            <w:rFonts w:hint="eastAsia"/>
            <w:lang w:val="en-US"/>
          </w:rPr>
          <w:delText>82, 69</w:delText>
        </w:r>
        <w:r w:rsidDel="00D11DA3">
          <w:rPr>
            <w:rFonts w:hint="eastAsia"/>
            <w:lang w:val="en-US"/>
          </w:rPr>
          <w:delText>.</w:delText>
        </w:r>
        <w:r w:rsidRPr="005A6760" w:rsidDel="00D11DA3">
          <w:rPr>
            <w:rFonts w:hint="eastAsia"/>
            <w:lang w:val="en-US"/>
          </w:rPr>
          <w:delText>10, 76</w:delText>
        </w:r>
        <w:r w:rsidDel="00D11DA3">
          <w:rPr>
            <w:rFonts w:hint="eastAsia"/>
            <w:lang w:val="en-US"/>
          </w:rPr>
          <w:delText>.</w:delText>
        </w:r>
        <w:r w:rsidRPr="005A6760" w:rsidDel="00D11DA3">
          <w:rPr>
            <w:rFonts w:hint="eastAsia"/>
            <w:lang w:val="en-US"/>
          </w:rPr>
          <w:delText>02, and 65</w:delText>
        </w:r>
        <w:r w:rsidDel="00D11DA3">
          <w:rPr>
            <w:rFonts w:hint="eastAsia"/>
            <w:lang w:val="en-US"/>
          </w:rPr>
          <w:delText>.</w:delText>
        </w:r>
        <w:r w:rsidRPr="005A6760" w:rsidDel="00D11DA3">
          <w:rPr>
            <w:rFonts w:hint="eastAsia"/>
            <w:lang w:val="en-US"/>
          </w:rPr>
          <w:delText>34, respectively. These values remain markedly higher than those obtained with average pooling, which yields 23</w:delText>
        </w:r>
        <w:r w:rsidDel="00D11DA3">
          <w:rPr>
            <w:rFonts w:hint="eastAsia"/>
            <w:lang w:val="en-US"/>
          </w:rPr>
          <w:delText>.</w:delText>
        </w:r>
        <w:r w:rsidRPr="005A6760" w:rsidDel="00D11DA3">
          <w:rPr>
            <w:rFonts w:hint="eastAsia"/>
            <w:lang w:val="en-US"/>
          </w:rPr>
          <w:delText>42, 51</w:delText>
        </w:r>
        <w:r w:rsidDel="00D11DA3">
          <w:rPr>
            <w:rFonts w:hint="eastAsia"/>
            <w:lang w:val="en-US"/>
          </w:rPr>
          <w:delText>.</w:delText>
        </w:r>
        <w:r w:rsidRPr="005A6760" w:rsidDel="00D11DA3">
          <w:rPr>
            <w:rFonts w:hint="eastAsia"/>
            <w:lang w:val="en-US"/>
          </w:rPr>
          <w:delText>55, 28</w:delText>
        </w:r>
        <w:r w:rsidDel="00D11DA3">
          <w:rPr>
            <w:rFonts w:hint="eastAsia"/>
            <w:lang w:val="en-US"/>
          </w:rPr>
          <w:delText>.</w:delText>
        </w:r>
        <w:r w:rsidRPr="005A6760" w:rsidDel="00D11DA3">
          <w:rPr>
            <w:rFonts w:hint="eastAsia"/>
            <w:lang w:val="en-US"/>
          </w:rPr>
          <w:delText>98, and 37</w:delText>
        </w:r>
        <w:r w:rsidDel="00D11DA3">
          <w:rPr>
            <w:rFonts w:hint="eastAsia"/>
            <w:lang w:val="en-US"/>
          </w:rPr>
          <w:delText>.</w:delText>
        </w:r>
        <w:r w:rsidRPr="005A6760" w:rsidDel="00D11DA3">
          <w:rPr>
            <w:rFonts w:hint="eastAsia"/>
            <w:lang w:val="en-US"/>
          </w:rPr>
          <w:delText>69, and with max pooling, which yields 27</w:delText>
        </w:r>
        <w:r w:rsidDel="00D11DA3">
          <w:rPr>
            <w:rFonts w:hint="eastAsia"/>
            <w:lang w:val="en-US"/>
          </w:rPr>
          <w:delText>.</w:delText>
        </w:r>
        <w:r w:rsidRPr="005A6760" w:rsidDel="00D11DA3">
          <w:rPr>
            <w:rFonts w:hint="eastAsia"/>
            <w:lang w:val="en-US"/>
          </w:rPr>
          <w:delText>87, 42</w:delText>
        </w:r>
        <w:r w:rsidDel="00D11DA3">
          <w:rPr>
            <w:rFonts w:hint="eastAsia"/>
            <w:lang w:val="en-US"/>
          </w:rPr>
          <w:delText>.</w:delText>
        </w:r>
        <w:r w:rsidRPr="005A6760" w:rsidDel="00D11DA3">
          <w:rPr>
            <w:rFonts w:hint="eastAsia"/>
            <w:lang w:val="en-US"/>
          </w:rPr>
          <w:delText>93, 27</w:delText>
        </w:r>
        <w:r w:rsidDel="00D11DA3">
          <w:rPr>
            <w:rFonts w:hint="eastAsia"/>
            <w:lang w:val="en-US"/>
          </w:rPr>
          <w:delText>.</w:delText>
        </w:r>
        <w:r w:rsidRPr="005A6760" w:rsidDel="00D11DA3">
          <w:rPr>
            <w:rFonts w:hint="eastAsia"/>
            <w:lang w:val="en-US"/>
          </w:rPr>
          <w:delText>99, and 30</w:delText>
        </w:r>
        <w:r w:rsidDel="00D11DA3">
          <w:rPr>
            <w:rFonts w:hint="eastAsia"/>
            <w:lang w:val="en-US"/>
          </w:rPr>
          <w:delText>.</w:delText>
        </w:r>
        <w:r w:rsidRPr="005A6760" w:rsidDel="00D11DA3">
          <w:rPr>
            <w:rFonts w:hint="eastAsia"/>
            <w:lang w:val="en-US"/>
          </w:rPr>
          <w:delText>51. The large margins for m</w:delText>
        </w:r>
        <w:r w:rsidRPr="00851C47" w:rsidDel="00D11DA3">
          <w:rPr>
            <w:rFonts w:hint="eastAsia"/>
            <w:vertAlign w:val="superscript"/>
            <w:lang w:val="en-US"/>
          </w:rPr>
          <w:delText>6</w:delText>
        </w:r>
        <w:r w:rsidRPr="005A6760" w:rsidDel="00D11DA3">
          <w:rPr>
            <w:rFonts w:hint="eastAsia"/>
            <w:lang w:val="en-US"/>
          </w:rPr>
          <w:delText>A and m</w:delText>
        </w:r>
        <w:r w:rsidRPr="00851C47" w:rsidDel="00D11DA3">
          <w:rPr>
            <w:rFonts w:hint="eastAsia"/>
            <w:vertAlign w:val="superscript"/>
            <w:lang w:val="en-US"/>
          </w:rPr>
          <w:delText>7</w:delText>
        </w:r>
        <w:r w:rsidRPr="005A6760" w:rsidDel="00D11DA3">
          <w:rPr>
            <w:rFonts w:hint="eastAsia"/>
            <w:lang w:val="en-US"/>
          </w:rPr>
          <w:delText>G are particularly noteworthy, suggesting that conventional pooling strategies are less capable of preserving informative local signals when the sequence context becomes more complex or when multiple competing positions are present.</w:delText>
        </w:r>
      </w:del>
    </w:p>
    <w:p w14:paraId="23B3C38D" w14:textId="41636E9E" w:rsidR="002E1906" w:rsidRPr="00851C47" w:rsidDel="00D11DA3" w:rsidRDefault="002E1906" w:rsidP="002E1906">
      <w:pPr>
        <w:rPr>
          <w:del w:id="1352" w:author="Chao Deng" w:date="2026-05-08T08:41:00Z" w16du:dateUtc="2026-05-08T00:41:00Z"/>
          <w:lang w:val="en-US"/>
        </w:rPr>
      </w:pPr>
      <w:del w:id="1353" w:author="Chao Deng" w:date="2026-05-08T08:41:00Z" w16du:dateUtc="2026-05-08T00:41:00Z">
        <w:r w:rsidRPr="00E3401B" w:rsidDel="00D11DA3">
          <w:rPr>
            <w:rFonts w:hint="eastAsia"/>
            <w:lang w:val="en-US"/>
          </w:rPr>
          <w:delText xml:space="preserve">Taken together, these results indicate that traditional pooling strategies tend to suppress or blur the contribution of true modification sites during global feature aggregation. By contrast, attention pooling more effectively preserves high-confidence signals associated with genuine modification anchors and therefore serves as a key component for accurate nucleotide-level localization in </w:delText>
        </w:r>
        <w:r w:rsidRPr="00231AE7" w:rsidDel="00D11DA3">
          <w:rPr>
            <w:rFonts w:hint="eastAsia"/>
            <w:szCs w:val="24"/>
            <w:lang w:val="en-US"/>
          </w:rPr>
          <w:delText>mRModN</w:delText>
        </w:r>
        <w:r w:rsidRPr="00E3401B" w:rsidDel="00D11DA3">
          <w:rPr>
            <w:rFonts w:hint="eastAsia"/>
            <w:lang w:val="en-US"/>
          </w:rPr>
          <w:delText>.</w:delText>
        </w:r>
      </w:del>
    </w:p>
    <w:p w14:paraId="4261C10E" w14:textId="14D91357" w:rsidR="002E1906" w:rsidRDefault="00D11DA3" w:rsidP="002E1906">
      <w:pPr>
        <w:pStyle w:val="a0"/>
        <w:rPr>
          <w:ins w:id="1354" w:author="Chao Deng" w:date="2026-05-08T09:16:00Z" w16du:dateUtc="2026-05-08T01:16:00Z"/>
        </w:rPr>
      </w:pPr>
      <w:del w:id="1355" w:author="Chao Deng" w:date="2026-05-08T08:41:00Z" w16du:dateUtc="2026-05-08T00:41:00Z">
        <w:r w:rsidRPr="00714909" w:rsidDel="00D11DA3">
          <w:rPr>
            <w:rFonts w:hint="eastAsia"/>
          </w:rPr>
          <w:delText>Dynamic</w:delText>
        </w:r>
      </w:del>
      <w:ins w:id="1356" w:author="Chao Deng" w:date="2026-05-08T08:43:00Z" w16du:dateUtc="2026-05-08T00:43:00Z">
        <w:r w:rsidR="00932296">
          <w:rPr>
            <w:rFonts w:hint="eastAsia"/>
            <w:lang w:val="en-US"/>
          </w:rPr>
          <w:t>S</w:t>
        </w:r>
      </w:ins>
      <w:ins w:id="1357" w:author="Chao Deng" w:date="2026-05-08T08:42:00Z" w16du:dateUtc="2026-05-08T00:42:00Z">
        <w:r>
          <w:rPr>
            <w:rFonts w:hint="eastAsia"/>
            <w:lang w:val="en-US"/>
          </w:rPr>
          <w:t>elf-Adaptive</w:t>
        </w:r>
      </w:ins>
      <w:r w:rsidR="002E1906" w:rsidRPr="00714909">
        <w:t xml:space="preserve"> Balance</w:t>
      </w:r>
      <w:r w:rsidR="002E1906">
        <w:rPr>
          <w:rFonts w:hint="eastAsia"/>
        </w:rPr>
        <w:t>d</w:t>
      </w:r>
      <w:r w:rsidR="002E1906" w:rsidRPr="00714909">
        <w:t xml:space="preserve"> Sampler facilitates balanced feature learning across RNA modification types</w:t>
      </w:r>
    </w:p>
    <w:p w14:paraId="66CE3BD2" w14:textId="56CAC515" w:rsidR="00733196" w:rsidRDefault="00733196" w:rsidP="00733196">
      <w:pPr>
        <w:rPr>
          <w:ins w:id="1358" w:author="Chao Deng" w:date="2026-05-08T09:17:00Z" w16du:dateUtc="2026-05-08T01:17:00Z"/>
        </w:rPr>
      </w:pPr>
      <w:ins w:id="1359" w:author="Chao Deng" w:date="2026-05-08T09:16:00Z" w16du:dateUtc="2026-05-08T01:16:00Z">
        <w:r w:rsidRPr="00733196">
          <w:t>RNA modification datasets exhibit a pronounced long-tailed distribution, in which abundant modifications such as m</w:t>
        </w:r>
        <w:r w:rsidRPr="00BD797D">
          <w:rPr>
            <w:vertAlign w:val="superscript"/>
            <w:rPrChange w:id="1360" w:author="Chao Deng" w:date="2026-05-09T11:24:00Z" w16du:dateUtc="2026-05-09T03:24:00Z">
              <w:rPr/>
            </w:rPrChange>
          </w:rPr>
          <w:t>6</w:t>
        </w:r>
        <w:r w:rsidRPr="00733196">
          <w:t>A dominate the training process, whereas rare modifications such as m7G, Am, and Gm contribute far fewer samples. Under standard sampling, model optimization is therefore driven primarily by majority classes. This leads to a feature space in which abundant modifications are represented more compactly, while minority-class features remain less separable and more easily overwhelmed by background signals.</w:t>
        </w:r>
      </w:ins>
    </w:p>
    <w:p w14:paraId="6906F618" w14:textId="69D18E2E" w:rsidR="004B2396" w:rsidRDefault="004B2396" w:rsidP="004B2396">
      <w:pPr>
        <w:rPr>
          <w:ins w:id="1361" w:author="Chao Deng" w:date="2026-05-08T09:17:00Z" w16du:dateUtc="2026-05-08T01:17:00Z"/>
        </w:rPr>
      </w:pPr>
      <w:ins w:id="1362" w:author="Chao Deng" w:date="2026-05-08T09:17:00Z" w16du:dateUtc="2026-05-08T01:17:00Z">
        <w:r>
          <w:t>The comparison among standard, static balanced, and dynamic balanced sampling strategies provides insight into how sampling affects representation learning. Standard sampling preserves the original data distribution, but this also preserves the optimization bias toward high-frequency classes. The low average Silhouette Coefficient and Purity observed under standard sampling indicate that the learned feature space lacks sufficient compactness and separation for minority modifications. In this setting, the model learns stronger representations for abundant classes such as m6A, while the decision boundaries of rare classes remain less stable.</w:t>
        </w:r>
      </w:ins>
    </w:p>
    <w:p w14:paraId="0963FE5A" w14:textId="445A09FC" w:rsidR="004B2396" w:rsidRDefault="004B2396" w:rsidP="004B2396">
      <w:pPr>
        <w:rPr>
          <w:ins w:id="1363" w:author="Chao Deng" w:date="2026-05-08T09:17:00Z" w16du:dateUtc="2026-05-08T01:17:00Z"/>
        </w:rPr>
      </w:pPr>
      <w:ins w:id="1364" w:author="Chao Deng" w:date="2026-05-08T09:17:00Z" w16du:dateUtc="2026-05-08T01:17:00Z">
        <w:r>
          <w:t>Static balanced sampling alleviates this problem by increasing the exposure of underrepresented classes throughout training. This explains why it substantially improves Purity and Silhouette values for several minority modifications. However, maintaining strict class balance for the entire training process also reduces the model’s exposure to the full diversity of abundant classes. This limitation is reflected by the lower m6A Purity and Silhouette values under static balanced sampling compared with dynamic balanced sampling.</w:t>
        </w:r>
      </w:ins>
    </w:p>
    <w:p w14:paraId="0B1863A7" w14:textId="57014FE1" w:rsidR="004B2396" w:rsidRDefault="004B2396" w:rsidP="004B2396">
      <w:pPr>
        <w:rPr>
          <w:ins w:id="1365" w:author="Chao Deng" w:date="2026-05-08T09:17:00Z" w16du:dateUtc="2026-05-08T01:17:00Z"/>
        </w:rPr>
      </w:pPr>
      <w:ins w:id="1366" w:author="Chao Deng" w:date="2026-05-08T09:17:00Z" w16du:dateUtc="2026-05-08T01:17:00Z">
        <w:r>
          <w:t xml:space="preserve">The self-Adaptive Balanced Sampler provides a more flexible solution. In the early training stage, class-balanced sampling increases the visibility of rare modification types and helps the model establish more stable preliminary boundaries for minority classes. In the later training stage, switching back to full-dataset traversal allows the model to recover the complete diversity </w:t>
        </w:r>
        <w:r>
          <w:lastRenderedPageBreak/>
          <w:t>of abundant classes and refine the overall feature space. In addition, GAN-based augmentation increases the diversity of rare-class samples, reducing the limitations of naive oversampling.</w:t>
        </w:r>
      </w:ins>
    </w:p>
    <w:p w14:paraId="10281BA1" w14:textId="41B3A408" w:rsidR="004B2396" w:rsidRPr="00733196" w:rsidRDefault="004B2396">
      <w:pPr>
        <w:pPrChange w:id="1367" w:author="Chao Deng" w:date="2026-05-08T09:16:00Z" w16du:dateUtc="2026-05-08T01:16:00Z">
          <w:pPr>
            <w:pStyle w:val="a0"/>
          </w:pPr>
        </w:pPrChange>
      </w:pPr>
      <w:ins w:id="1368" w:author="Chao Deng" w:date="2026-05-08T09:17:00Z" w16du:dateUtc="2026-05-08T01:17:00Z">
        <w:r>
          <w:t>Taken together, the results indicate that ABS does not simply rebalance sample counts. Instead, it shapes the learning trajectory: early-stage rebalancing improves minority-class sensitivity, while later full-distribution training preserves majority-class feature completeness. This dynamic strategy explains why ABS achieves the best overall trade-off between minority-class discrimination and majority-class representation, thereby facilitating more balanced feature learning across RNA modification types.</w:t>
        </w:r>
      </w:ins>
    </w:p>
    <w:p w14:paraId="3B37FED8" w14:textId="3349ECF3" w:rsidR="002E1906" w:rsidRPr="0045169D" w:rsidDel="006102E9" w:rsidRDefault="002E1906" w:rsidP="002E1906">
      <w:pPr>
        <w:rPr>
          <w:del w:id="1369" w:author="Chao Deng" w:date="2026-05-08T09:17:00Z" w16du:dateUtc="2026-05-08T01:17:00Z"/>
          <w:lang w:val="en-US"/>
        </w:rPr>
      </w:pPr>
      <w:del w:id="1370" w:author="Chao Deng" w:date="2026-05-08T09:17:00Z" w16du:dateUtc="2026-05-08T01:17:00Z">
        <w:r w:rsidRPr="0045169D" w:rsidDel="006102E9">
          <w:rPr>
            <w:lang w:val="en-US"/>
          </w:rPr>
          <w:lastRenderedPageBreak/>
          <w:delText>RNA modification datasets typically exhibit a pronounced long-tailed distribution, in which abundant modification types such as m</w:delText>
        </w:r>
        <w:r w:rsidRPr="00851C47" w:rsidDel="006102E9">
          <w:rPr>
            <w:vertAlign w:val="superscript"/>
            <w:lang w:val="en-US"/>
          </w:rPr>
          <w:delText>6</w:delText>
        </w:r>
        <w:r w:rsidRPr="0045169D" w:rsidDel="006102E9">
          <w:rPr>
            <w:lang w:val="en-US"/>
          </w:rPr>
          <w:delText>A are represented by far more samples than rare modification types such as m</w:delText>
        </w:r>
        <w:r w:rsidRPr="00851C47" w:rsidDel="006102E9">
          <w:rPr>
            <w:vertAlign w:val="superscript"/>
            <w:lang w:val="en-US"/>
          </w:rPr>
          <w:delText>7</w:delText>
        </w:r>
        <w:r w:rsidRPr="0045169D" w:rsidDel="006102E9">
          <w:rPr>
            <w:lang w:val="en-US"/>
          </w:rPr>
          <w:delText>G and ac</w:delText>
        </w:r>
        <w:r w:rsidRPr="00851C47" w:rsidDel="006102E9">
          <w:rPr>
            <w:vertAlign w:val="superscript"/>
            <w:lang w:val="en-US"/>
          </w:rPr>
          <w:delText>4</w:delText>
        </w:r>
        <w:r w:rsidRPr="0045169D" w:rsidDel="006102E9">
          <w:rPr>
            <w:lang w:val="en-US"/>
          </w:rPr>
          <w:delText>C. Under conventional random sampling, model optimization is naturally dominated by high-abundance classes, making it difficult for the model to learn sufficiently discriminative representations for rare modifications. As a result, the learned decision boundary tends to be biased toward majority classes, and minority-class signals are more easily overwhelmed by background noise.</w:delText>
        </w:r>
      </w:del>
    </w:p>
    <w:p w14:paraId="6E386641" w14:textId="4346257E" w:rsidR="002E1906" w:rsidRPr="0045169D" w:rsidDel="006102E9" w:rsidRDefault="002E1906" w:rsidP="002E1906">
      <w:pPr>
        <w:rPr>
          <w:del w:id="1371" w:author="Chao Deng" w:date="2026-05-08T09:17:00Z" w16du:dateUtc="2026-05-08T01:17:00Z"/>
          <w:lang w:val="en-US"/>
        </w:rPr>
      </w:pPr>
      <w:del w:id="1372" w:author="Chao Deng" w:date="2026-05-08T09:17:00Z" w16du:dateUtc="2026-05-08T01:17:00Z">
        <w:r w:rsidRPr="0045169D" w:rsidDel="006102E9">
          <w:rPr>
            <w:lang w:val="en-US"/>
          </w:rPr>
          <w:delText>To examine how sampling strategies influence feature learning under this setting, we compared three training schemes: standard sampling, static balanced sampling, and dynamic balanced sampling (</w:delText>
        </w:r>
        <w:r w:rsidRPr="005D4A8A" w:rsidDel="006102E9">
          <w:rPr>
            <w:szCs w:val="24"/>
          </w:rPr>
          <w:fldChar w:fldCharType="begin"/>
        </w:r>
        <w:r w:rsidRPr="00FA6033" w:rsidDel="006102E9">
          <w:rPr>
            <w:szCs w:val="24"/>
          </w:rPr>
          <w:delInstrText xml:space="preserve"> REF _Ref226647169 \h  \* MERGEFORMAT </w:delInstrText>
        </w:r>
        <w:r w:rsidRPr="005D4A8A" w:rsidDel="006102E9">
          <w:rPr>
            <w:szCs w:val="24"/>
          </w:rPr>
        </w:r>
        <w:r w:rsidRPr="005D4A8A" w:rsidDel="006102E9">
          <w:rPr>
            <w:szCs w:val="24"/>
          </w:rPr>
          <w:fldChar w:fldCharType="separate"/>
        </w:r>
        <w:r w:rsidR="00ED73F3" w:rsidRPr="00ED73F3" w:rsidDel="006102E9">
          <w:rPr>
            <w:szCs w:val="24"/>
          </w:rPr>
          <w:delText xml:space="preserve">Fig. </w:delText>
        </w:r>
        <w:r w:rsidR="00ED73F3" w:rsidRPr="00ED73F3" w:rsidDel="006102E9">
          <w:rPr>
            <w:noProof/>
            <w:szCs w:val="24"/>
          </w:rPr>
          <w:delText>7</w:delText>
        </w:r>
        <w:r w:rsidRPr="005D4A8A" w:rsidDel="006102E9">
          <w:rPr>
            <w:szCs w:val="24"/>
          </w:rPr>
          <w:fldChar w:fldCharType="end"/>
        </w:r>
        <w:r w:rsidRPr="0045169D" w:rsidDel="006102E9">
          <w:rPr>
            <w:lang w:val="en-US"/>
          </w:rPr>
          <w:delText>b). Standard sampling preserves the original class distribution throughout training, static balanced sampling maintains class balance over all epochs, and dynamic balanced sampling applies class-balanced training in the early stage and then switches to full-dataset traversal in later epochs. To evaluate the resulting feature space, we considered both Purity and the Silhouette Coefficient, which reflect intra-class compactness and inter-class separation, respectively.</w:delText>
        </w:r>
      </w:del>
    </w:p>
    <w:p w14:paraId="04B7B7E3" w14:textId="599ABCC7" w:rsidR="002E1906" w:rsidRPr="0045169D" w:rsidDel="006102E9" w:rsidRDefault="002E1906" w:rsidP="002E1906">
      <w:pPr>
        <w:rPr>
          <w:del w:id="1373" w:author="Chao Deng" w:date="2026-05-08T09:17:00Z" w16du:dateUtc="2026-05-08T01:17:00Z"/>
          <w:lang w:val="en-US"/>
        </w:rPr>
      </w:pPr>
      <w:del w:id="1374" w:author="Chao Deng" w:date="2026-05-08T09:17:00Z" w16du:dateUtc="2026-05-08T01:17:00Z">
        <w:r w:rsidRPr="0045169D" w:rsidDel="006102E9">
          <w:rPr>
            <w:lang w:val="en-US"/>
          </w:rPr>
          <w:delText>The results show that the choice of sampling strategy has a clear effect on the organization of the learned feature space. Under standard sampling, the average Silhouette Coefficient is only 0.14, markedly lower than 0.26 for static balanced sampling and 0.27 for dynamic balanced sampling. A similar pattern is observed for Purity, where standard sampling reaches 0.81, whereas both balanced strategies reach 0.90. These results indicate that, under severe class imbalance, leaving the original sample distribution unchanged leads to a biased feature space with weaker class compactness and poorer separation. This tendency is also evident at the level of individual modification types. Under standard sampling, the majority class m</w:delText>
        </w:r>
        <w:r w:rsidRPr="00851C47" w:rsidDel="006102E9">
          <w:rPr>
            <w:vertAlign w:val="superscript"/>
            <w:lang w:val="en-US"/>
          </w:rPr>
          <w:delText>6</w:delText>
        </w:r>
        <w:r w:rsidRPr="0045169D" w:rsidDel="006102E9">
          <w:rPr>
            <w:lang w:val="en-US"/>
          </w:rPr>
          <w:delText xml:space="preserve">A achieves relatively high Purity and Silhouette values of 0.96 and 0.32, whereas minority modifications such as Am, </w:delText>
        </w:r>
        <w:r w:rsidRPr="00CD3D28" w:rsidDel="006102E9">
          <w:rPr>
            <w:szCs w:val="24"/>
          </w:rPr>
          <w:delText>I</w:delText>
        </w:r>
        <w:r w:rsidRPr="0045169D" w:rsidDel="006102E9">
          <w:rPr>
            <w:lang w:val="en-US"/>
          </w:rPr>
          <w:delText>, m</w:delText>
        </w:r>
        <w:r w:rsidRPr="00851C47" w:rsidDel="006102E9">
          <w:rPr>
            <w:vertAlign w:val="superscript"/>
            <w:lang w:val="en-US"/>
          </w:rPr>
          <w:delText>5</w:delText>
        </w:r>
        <w:r w:rsidRPr="0045169D" w:rsidDel="006102E9">
          <w:rPr>
            <w:lang w:val="en-US"/>
          </w:rPr>
          <w:delText>C, and m</w:delText>
        </w:r>
        <w:r w:rsidRPr="00851C47" w:rsidDel="006102E9">
          <w:rPr>
            <w:vertAlign w:val="superscript"/>
            <w:lang w:val="en-US"/>
          </w:rPr>
          <w:delText>7</w:delText>
        </w:r>
        <w:r w:rsidRPr="0045169D" w:rsidDel="006102E9">
          <w:rPr>
            <w:lang w:val="en-US"/>
          </w:rPr>
          <w:delText>G remain substantially lower, at 0.69 and 0.03, 0.88 and 0.10, 0.83 and 0.12, and 0.82 and 0.15, respectively. This pattern suggests that standard sampling encourages the model to focus disproportionately on abundant classes, thereby suppressing the learning of minority-class features.</w:delText>
        </w:r>
      </w:del>
    </w:p>
    <w:p w14:paraId="17164513" w14:textId="490B77CF" w:rsidR="002E1906" w:rsidRPr="0045169D" w:rsidDel="006102E9" w:rsidRDefault="002E1906" w:rsidP="002E1906">
      <w:pPr>
        <w:rPr>
          <w:del w:id="1375" w:author="Chao Deng" w:date="2026-05-08T09:17:00Z" w16du:dateUtc="2026-05-08T01:17:00Z"/>
          <w:lang w:val="en-US"/>
        </w:rPr>
      </w:pPr>
      <w:del w:id="1376" w:author="Chao Deng" w:date="2026-05-08T09:17:00Z" w16du:dateUtc="2026-05-08T01:17:00Z">
        <w:r w:rsidRPr="0045169D" w:rsidDel="006102E9">
          <w:rPr>
            <w:lang w:val="en-US"/>
          </w:rPr>
          <w:delText xml:space="preserve">Both balancing strategies clearly alleviate this problem. Static balanced sampling improves the average Silhouette Coefficient and Purity to 0.26 and 0.90, showing that class rebalancing alone can substantially improve feature-space quality. For example, Purity values for </w:delText>
        </w:r>
        <w:r w:rsidRPr="00CD3D28" w:rsidDel="006102E9">
          <w:rPr>
            <w:szCs w:val="24"/>
          </w:rPr>
          <w:delText>I</w:delText>
        </w:r>
        <w:r w:rsidRPr="0045169D" w:rsidDel="006102E9">
          <w:rPr>
            <w:lang w:val="en-US"/>
          </w:rPr>
          <w:delText>, Cm, Tm, m</w:delText>
        </w:r>
        <w:r w:rsidRPr="00851C47" w:rsidDel="006102E9">
          <w:rPr>
            <w:vertAlign w:val="superscript"/>
            <w:lang w:val="en-US"/>
          </w:rPr>
          <w:delText>5</w:delText>
        </w:r>
        <w:r w:rsidRPr="0045169D" w:rsidDel="006102E9">
          <w:rPr>
            <w:lang w:val="en-US"/>
          </w:rPr>
          <w:delText>C, and m</w:delText>
        </w:r>
        <w:r w:rsidRPr="00851C47" w:rsidDel="006102E9">
          <w:rPr>
            <w:vertAlign w:val="superscript"/>
            <w:lang w:val="en-US"/>
          </w:rPr>
          <w:delText>7</w:delText>
        </w:r>
        <w:r w:rsidRPr="0045169D" w:rsidDel="006102E9">
          <w:rPr>
            <w:lang w:val="en-US"/>
          </w:rPr>
          <w:delText>G increase to 0.99, 0.90, 0.96, 0.93, and 0.94, with corresponding Silhouette Coefficients of 0.46, 0.34, 0.28, 0.42, and 0.25. However, maintaining strict class balance throughout training appears to restrict the model’s ability to fully learn the diversity of high-abundance modifications. For m</w:delText>
        </w:r>
        <w:r w:rsidRPr="00851C47" w:rsidDel="006102E9">
          <w:rPr>
            <w:vertAlign w:val="superscript"/>
            <w:lang w:val="en-US"/>
          </w:rPr>
          <w:delText>6</w:delText>
        </w:r>
        <w:r w:rsidRPr="0045169D" w:rsidDel="006102E9">
          <w:rPr>
            <w:lang w:val="en-US"/>
          </w:rPr>
          <w:delText>A, for instance, static balanced sampling yields a Purity of 0.84 and a Silhouette Coefficient of 0.21, both lower than the corresponding values under dynamic balanced sampling.</w:delText>
        </w:r>
      </w:del>
    </w:p>
    <w:p w14:paraId="4C64B9ED" w14:textId="212C4D4A" w:rsidR="002E1906" w:rsidRPr="0045169D" w:rsidDel="006102E9" w:rsidRDefault="002E1906" w:rsidP="002E1906">
      <w:pPr>
        <w:rPr>
          <w:del w:id="1377" w:author="Chao Deng" w:date="2026-05-08T09:17:00Z" w16du:dateUtc="2026-05-08T01:17:00Z"/>
          <w:lang w:val="en-US"/>
        </w:rPr>
      </w:pPr>
      <w:del w:id="1378" w:author="Chao Deng" w:date="2026-05-08T09:17:00Z" w16du:dateUtc="2026-05-08T01:17:00Z">
        <w:r w:rsidRPr="0045169D" w:rsidDel="006102E9">
          <w:rPr>
            <w:lang w:val="en-US"/>
          </w:rPr>
          <w:delText xml:space="preserve">Dynamic balanced sampling provides the most even overall outcome. Mechanistically, this is consistent with the design of the sampler: early-stage rebalancing increases the visibility of underrepresented modification types and helps the model establish preliminary discriminative boundaries for rare classes, while the later return to full-dataset traversal allows the model to recover the full sequence diversity of abundant classes. In addition, GAN-based augmentation reduces the overfitting risk associated with naive oversampling by increasing the diversity of rare-class training samples. Consistent with this rationale, dynamic balanced sampling achieves slightly better Silhouette Coefficients than static balanced sampling for Am, </w:delText>
        </w:r>
        <w:r w:rsidDel="006102E9">
          <w:rPr>
            <w:lang w:val="en-US"/>
          </w:rPr>
          <w:delText>I</w:delText>
        </w:r>
        <w:r w:rsidRPr="0045169D" w:rsidDel="006102E9">
          <w:rPr>
            <w:lang w:val="en-US"/>
          </w:rPr>
          <w:delText>, Cm, Gm, ac</w:delText>
        </w:r>
        <w:r w:rsidRPr="00851C47" w:rsidDel="006102E9">
          <w:rPr>
            <w:vertAlign w:val="superscript"/>
            <w:lang w:val="en-US"/>
          </w:rPr>
          <w:delText>4</w:delText>
        </w:r>
        <w:r w:rsidRPr="0045169D" w:rsidDel="006102E9">
          <w:rPr>
            <w:lang w:val="en-US"/>
          </w:rPr>
          <w:delText>C, m</w:delText>
        </w:r>
        <w:r w:rsidRPr="00851C47" w:rsidDel="006102E9">
          <w:rPr>
            <w:vertAlign w:val="superscript"/>
            <w:lang w:val="en-US"/>
          </w:rPr>
          <w:delText>1</w:delText>
        </w:r>
        <w:r w:rsidRPr="0045169D" w:rsidDel="006102E9">
          <w:rPr>
            <w:lang w:val="en-US"/>
          </w:rPr>
          <w:delText>A, and m</w:delText>
        </w:r>
        <w:r w:rsidRPr="00851C47" w:rsidDel="006102E9">
          <w:rPr>
            <w:vertAlign w:val="superscript"/>
            <w:lang w:val="en-US"/>
          </w:rPr>
          <w:delText>6</w:delText>
        </w:r>
        <w:r w:rsidRPr="0045169D" w:rsidDel="006102E9">
          <w:rPr>
            <w:lang w:val="en-US"/>
          </w:rPr>
          <w:delText>A, and it further raises m</w:delText>
        </w:r>
        <w:r w:rsidRPr="00851C47" w:rsidDel="006102E9">
          <w:rPr>
            <w:vertAlign w:val="superscript"/>
            <w:lang w:val="en-US"/>
          </w:rPr>
          <w:delText>6</w:delText>
        </w:r>
        <w:r w:rsidRPr="0045169D" w:rsidDel="006102E9">
          <w:rPr>
            <w:lang w:val="en-US"/>
          </w:rPr>
          <w:delText>A Purity from 0.84 to 0.91. Although static balanced sampling gives marginally higher Purity for a few categories such as Tm, m</w:delText>
        </w:r>
        <w:r w:rsidRPr="00851C47" w:rsidDel="006102E9">
          <w:rPr>
            <w:vertAlign w:val="superscript"/>
            <w:lang w:val="en-US"/>
          </w:rPr>
          <w:delText>5</w:delText>
        </w:r>
        <w:r w:rsidRPr="0045169D" w:rsidDel="006102E9">
          <w:rPr>
            <w:lang w:val="en-US"/>
          </w:rPr>
          <w:delText>C, and m</w:delText>
        </w:r>
        <w:r w:rsidRPr="00851C47" w:rsidDel="006102E9">
          <w:rPr>
            <w:vertAlign w:val="superscript"/>
            <w:lang w:val="en-US"/>
          </w:rPr>
          <w:delText>7</w:delText>
        </w:r>
        <w:r w:rsidRPr="0045169D" w:rsidDel="006102E9">
          <w:rPr>
            <w:lang w:val="en-US"/>
          </w:rPr>
          <w:delText>G, these differences are small. Taken together, the overall pattern, particularly for the major abundant classes while preserving minority-class discrimination, indicates that dynamic balanced sampling provides the best trade-off among the three strategies.</w:delText>
        </w:r>
      </w:del>
    </w:p>
    <w:p w14:paraId="4F3D92A3" w14:textId="7F4E040D" w:rsidR="002E1906" w:rsidRPr="00851C47" w:rsidDel="006102E9" w:rsidRDefault="002E1906" w:rsidP="002E1906">
      <w:pPr>
        <w:rPr>
          <w:del w:id="1379" w:author="Chao Deng" w:date="2026-05-08T09:17:00Z" w16du:dateUtc="2026-05-08T01:17:00Z"/>
          <w:lang w:val="en-US"/>
        </w:rPr>
      </w:pPr>
      <w:del w:id="1380" w:author="Chao Deng" w:date="2026-05-08T09:17:00Z" w16du:dateUtc="2026-05-08T01:17:00Z">
        <w:r w:rsidRPr="0045169D" w:rsidDel="006102E9">
          <w:rPr>
            <w:lang w:val="en-US"/>
          </w:rPr>
          <w:delText>Overall, these findings show that sampling strategy directly shapes the structure of the learned feature space in long-tailed epitranscriptomic datasets. Standard sampling biases optimization toward majority classes, whereas static balanced sampling improves minority-class representation but may constrain the learning of abundant-class diversity. By contrast, dynamic balanced sampling achieves a better balance between minority-class sensitivity and majority-class feature completeness, thereby facilitating more stable, robust, and evenly distributed feature representations across RNA modification types.</w:delText>
        </w:r>
      </w:del>
    </w:p>
    <w:p w14:paraId="1A9E73C0" w14:textId="77777777" w:rsidR="002E1906" w:rsidRPr="005D4A8A" w:rsidRDefault="002E1906" w:rsidP="002E1906">
      <w:pPr>
        <w:pStyle w:val="a2"/>
      </w:pPr>
      <w:r>
        <w:drawing>
          <wp:inline distT="0" distB="0" distL="0" distR="0" wp14:anchorId="4B993C98" wp14:editId="78BFC263">
            <wp:extent cx="5862918" cy="6212541"/>
            <wp:effectExtent l="0" t="0" r="5080" b="0"/>
            <wp:docPr id="18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78150" cy="6228681"/>
                    </a:xfrm>
                    <a:prstGeom prst="rect">
                      <a:avLst/>
                    </a:prstGeom>
                    <a:noFill/>
                    <a:ln>
                      <a:noFill/>
                    </a:ln>
                  </pic:spPr>
                </pic:pic>
              </a:graphicData>
            </a:graphic>
          </wp:inline>
        </w:drawing>
      </w:r>
    </w:p>
    <w:p w14:paraId="4BCB597A" w14:textId="0AB6EF9E" w:rsidR="002E1906" w:rsidRPr="006161D5" w:rsidDel="00F71752" w:rsidRDefault="002E1906" w:rsidP="009D1186">
      <w:pPr>
        <w:pStyle w:val="Caption"/>
        <w:rPr>
          <w:del w:id="1381" w:author="Chao Deng" w:date="2026-05-09T11:25:00Z" w16du:dateUtc="2026-05-09T03:25:00Z"/>
          <w:rFonts w:hint="eastAsia"/>
        </w:rPr>
      </w:pPr>
      <w:bookmarkStart w:id="1382" w:name="_Ref226647169"/>
      <w:r w:rsidRPr="006161D5">
        <w:t xml:space="preserve">Fig. </w:t>
      </w:r>
      <w:r w:rsidRPr="006161D5">
        <w:fldChar w:fldCharType="begin"/>
      </w:r>
      <w:r w:rsidRPr="006161D5">
        <w:instrText xml:space="preserve"> SEQ Fig. \* ARABIC </w:instrText>
      </w:r>
      <w:r w:rsidRPr="006161D5">
        <w:fldChar w:fldCharType="separate"/>
      </w:r>
      <w:ins w:id="1383" w:author="Chao Deng" w:date="2026-05-09T11:14:00Z" w16du:dateUtc="2026-05-09T03:14:00Z">
        <w:r w:rsidR="00C85814">
          <w:rPr>
            <w:noProof/>
          </w:rPr>
          <w:t>8</w:t>
        </w:r>
      </w:ins>
      <w:del w:id="1384" w:author="Chao Deng" w:date="2026-05-08T21:27:00Z" w16du:dateUtc="2026-05-08T13:27:00Z">
        <w:r w:rsidR="00ED73F3" w:rsidDel="009F240D">
          <w:rPr>
            <w:noProof/>
          </w:rPr>
          <w:delText>7</w:delText>
        </w:r>
      </w:del>
      <w:r w:rsidRPr="006161D5">
        <w:fldChar w:fldCharType="end"/>
      </w:r>
      <w:bookmarkEnd w:id="1382"/>
      <w:r w:rsidRPr="006161D5">
        <w:t xml:space="preserve"> Feature Space Visualization and Performance Analysis of </w:t>
      </w:r>
      <w:r w:rsidRPr="00231AE7">
        <w:rPr>
          <w:lang w:val="en-US"/>
        </w:rPr>
        <w:t>mRModN</w:t>
      </w:r>
      <w:ins w:id="1385" w:author="Chao Deng" w:date="2026-05-09T11:26:00Z" w16du:dateUtc="2026-05-09T03:26:00Z">
        <w:r w:rsidR="00F71752">
          <w:rPr>
            <w:rFonts w:hint="eastAsia"/>
            <w:lang w:val="en-US"/>
          </w:rPr>
          <w:t xml:space="preserve">. </w:t>
        </w:r>
      </w:ins>
    </w:p>
    <w:p w14:paraId="53347729" w14:textId="1E4F876F" w:rsidR="002E1906" w:rsidRPr="006161D5" w:rsidRDefault="002E1906" w:rsidP="009D1186">
      <w:pPr>
        <w:pStyle w:val="Caption"/>
        <w:rPr>
          <w:lang w:val="en-US"/>
        </w:rPr>
      </w:pPr>
      <w:r w:rsidRPr="006161D5">
        <w:t>(a)</w:t>
      </w:r>
      <w:del w:id="1386" w:author="Chao Deng" w:date="2026-05-09T11:25:00Z" w16du:dateUtc="2026-05-09T03:25:00Z">
        <w:r w:rsidRPr="006161D5" w:rsidDel="00F71752">
          <w:delText>:</w:delText>
        </w:r>
      </w:del>
      <w:r w:rsidRPr="006161D5">
        <w:t xml:space="preserve"> </w:t>
      </w:r>
      <w:ins w:id="1387" w:author="Chao Deng" w:date="2026-05-09T11:31:00Z" w16du:dateUtc="2026-05-09T03:31:00Z">
        <w:r w:rsidR="005178DE" w:rsidRPr="005178DE">
          <w:t>Feature-space visualization of each modification-specific classification head in mRModN. Thin contour lines indicate probability density levels. Samples located closer to the density center correspond to higher classification confidence for the associated modification type. Across the feature spaces of all modification types, most positive samples form compact clusters and remain clearly separated from negative samples, indicating that mRModN learns discriminative and well-structured modification-specific representations.</w:t>
        </w:r>
        <w:r w:rsidR="005178DE" w:rsidRPr="005178DE" w:rsidDel="005178DE">
          <w:t xml:space="preserve"> </w:t>
        </w:r>
      </w:ins>
      <w:del w:id="1388" w:author="Chao Deng" w:date="2026-05-09T11:31:00Z" w16du:dateUtc="2026-05-09T03:31:00Z">
        <w:r w:rsidRPr="006161D5" w:rsidDel="005178DE">
          <w:delText xml:space="preserve">Visualization of the feature space for each classification head in </w:delText>
        </w:r>
        <w:r w:rsidRPr="00231AE7" w:rsidDel="005178DE">
          <w:rPr>
            <w:lang w:val="en-US"/>
          </w:rPr>
          <w:delText>mRModN</w:delText>
        </w:r>
        <w:r w:rsidRPr="006161D5" w:rsidDel="005178DE">
          <w:delText>. The thin contour lines represent probability density levels</w:delText>
        </w:r>
      </w:del>
      <w:del w:id="1389" w:author="Chao Deng" w:date="2026-05-09T11:25:00Z" w16du:dateUtc="2026-05-09T03:25:00Z">
        <w:r w:rsidRPr="006161D5" w:rsidDel="00F71752">
          <w:delText>;</w:delText>
        </w:r>
      </w:del>
      <w:del w:id="1390" w:author="Chao Deng" w:date="2026-05-09T11:31:00Z" w16du:dateUtc="2026-05-09T03:31:00Z">
        <w:r w:rsidRPr="006161D5" w:rsidDel="005178DE">
          <w:delText xml:space="preserve"> the closer the samples are clustered around the probability centre, the higher the model’s confidence in classifying the corresponding modification. </w:delText>
        </w:r>
      </w:del>
      <w:r w:rsidRPr="006161D5">
        <w:rPr>
          <w:rFonts w:hint="eastAsia"/>
        </w:rPr>
        <w:t>(</w:t>
      </w:r>
      <w:r w:rsidRPr="006161D5">
        <w:t>b)</w:t>
      </w:r>
      <w:del w:id="1391" w:author="Chao Deng" w:date="2026-05-09T11:26:00Z" w16du:dateUtc="2026-05-09T03:26:00Z">
        <w:r w:rsidRPr="006161D5" w:rsidDel="00F71752">
          <w:delText>:</w:delText>
        </w:r>
      </w:del>
      <w:r w:rsidRPr="006161D5">
        <w:t xml:space="preserve"> </w:t>
      </w:r>
      <w:ins w:id="1392" w:author="Chao Deng" w:date="2026-05-09T11:31:00Z" w16du:dateUtc="2026-05-09T03:31:00Z">
        <w:r w:rsidR="00CE7FFD" w:rsidRPr="00CE7FFD">
          <w:t xml:space="preserve">Performance comparison of three sampling strategies for the sequence-level classification task. The results further confirm that the learned feature space maintains high cluster purity and clear spatial separation between positive and negative samples. </w:t>
        </w:r>
        <w:r w:rsidR="00CE7FFD">
          <w:t>S</w:t>
        </w:r>
        <w:r w:rsidR="00CE7FFD">
          <w:rPr>
            <w:rFonts w:hint="eastAsia"/>
          </w:rPr>
          <w:t>elf-adaptive</w:t>
        </w:r>
        <w:r w:rsidR="00CE7FFD" w:rsidRPr="00CE7FFD">
          <w:t xml:space="preserve"> balanced sampl</w:t>
        </w:r>
        <w:r w:rsidR="00CE7FFD">
          <w:rPr>
            <w:rFonts w:hint="eastAsia"/>
          </w:rPr>
          <w:t>er</w:t>
        </w:r>
        <w:r w:rsidR="00CE7FFD" w:rsidRPr="00CE7FFD">
          <w:t xml:space="preserve"> achieves a more </w:t>
        </w:r>
        <w:r w:rsidR="00CE7FFD" w:rsidRPr="00CE7FFD">
          <w:t>favourable</w:t>
        </w:r>
        <w:r w:rsidR="00CE7FFD" w:rsidRPr="00CE7FFD">
          <w:t xml:space="preserve"> balance between minority-class discrimination and majority-class feature completeness, supporting more stable and evenly distributed feature representations across RNA modification types.</w:t>
        </w:r>
      </w:ins>
      <w:del w:id="1393" w:author="Chao Deng" w:date="2026-05-09T11:31:00Z" w16du:dateUtc="2026-05-09T03:31:00Z">
        <w:r w:rsidRPr="006161D5" w:rsidDel="00CE7FFD">
          <w:delText>Performance comparison of three sampling strategies on the sequence-level classification task.</w:delText>
        </w:r>
      </w:del>
    </w:p>
    <w:p w14:paraId="1ECC3192" w14:textId="77777777" w:rsidR="002E1906" w:rsidRPr="005D4A8A" w:rsidRDefault="002E1906" w:rsidP="002E1906">
      <w:pPr>
        <w:pStyle w:val="a2"/>
        <w:rPr>
          <w:lang w:val="en-US"/>
        </w:rPr>
      </w:pPr>
      <w:r>
        <w:rPr>
          <w:lang w:val="en-US"/>
        </w:rPr>
        <w:lastRenderedPageBreak/>
        <w:drawing>
          <wp:inline distT="0" distB="0" distL="0" distR="0" wp14:anchorId="006BD6AB" wp14:editId="44172142">
            <wp:extent cx="5943600" cy="7985125"/>
            <wp:effectExtent l="0" t="0" r="0" b="0"/>
            <wp:docPr id="19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985125"/>
                    </a:xfrm>
                    <a:prstGeom prst="rect">
                      <a:avLst/>
                    </a:prstGeom>
                    <a:noFill/>
                    <a:ln>
                      <a:noFill/>
                    </a:ln>
                  </pic:spPr>
                </pic:pic>
              </a:graphicData>
            </a:graphic>
          </wp:inline>
        </w:drawing>
      </w:r>
    </w:p>
    <w:p w14:paraId="1A966111" w14:textId="6CF96C70" w:rsidR="002E1906" w:rsidRPr="006161D5" w:rsidDel="000515C1" w:rsidRDefault="002E1906" w:rsidP="009D1186">
      <w:pPr>
        <w:pStyle w:val="Caption"/>
        <w:rPr>
          <w:del w:id="1394" w:author="Chao Deng" w:date="2026-05-09T11:32:00Z" w16du:dateUtc="2026-05-09T03:32:00Z"/>
          <w:rFonts w:hint="eastAsia"/>
        </w:rPr>
      </w:pPr>
      <w:bookmarkStart w:id="1395" w:name="_Ref227059531"/>
      <w:r w:rsidRPr="006161D5">
        <w:lastRenderedPageBreak/>
        <w:t xml:space="preserve">Fig. </w:t>
      </w:r>
      <w:r w:rsidRPr="006161D5">
        <w:fldChar w:fldCharType="begin"/>
      </w:r>
      <w:r w:rsidRPr="006161D5">
        <w:instrText xml:space="preserve"> SEQ Fig. \* ARABIC </w:instrText>
      </w:r>
      <w:r w:rsidRPr="006161D5">
        <w:fldChar w:fldCharType="separate"/>
      </w:r>
      <w:ins w:id="1396" w:author="Chao Deng" w:date="2026-05-09T11:14:00Z" w16du:dateUtc="2026-05-09T03:14:00Z">
        <w:r w:rsidR="00C85814">
          <w:rPr>
            <w:noProof/>
          </w:rPr>
          <w:t>9</w:t>
        </w:r>
      </w:ins>
      <w:del w:id="1397" w:author="Chao Deng" w:date="2026-05-08T21:27:00Z" w16du:dateUtc="2026-05-08T13:27:00Z">
        <w:r w:rsidR="00ED73F3" w:rsidDel="009F240D">
          <w:rPr>
            <w:noProof/>
          </w:rPr>
          <w:delText>8</w:delText>
        </w:r>
      </w:del>
      <w:r w:rsidRPr="006161D5">
        <w:fldChar w:fldCharType="end"/>
      </w:r>
      <w:bookmarkEnd w:id="1395"/>
      <w:r w:rsidRPr="006161D5">
        <w:t xml:space="preserve"> Ablation Experiments of </w:t>
      </w:r>
      <w:r w:rsidRPr="00231AE7">
        <w:rPr>
          <w:lang w:val="en-US"/>
        </w:rPr>
        <w:t>mRModN</w:t>
      </w:r>
      <w:r>
        <w:rPr>
          <w:lang w:val="en-US"/>
        </w:rPr>
        <w:t>.</w:t>
      </w:r>
      <w:ins w:id="1398" w:author="Chao Deng" w:date="2026-05-09T11:32:00Z" w16du:dateUtc="2026-05-09T03:32:00Z">
        <w:r w:rsidR="00891C5B">
          <w:rPr>
            <w:rFonts w:hint="eastAsia"/>
            <w:lang w:val="en-US"/>
          </w:rPr>
          <w:t xml:space="preserve"> </w:t>
        </w:r>
      </w:ins>
    </w:p>
    <w:p w14:paraId="16169767" w14:textId="77777777" w:rsidR="002E1906" w:rsidRPr="006161D5" w:rsidRDefault="002E1906" w:rsidP="009D1186">
      <w:pPr>
        <w:pStyle w:val="Caption"/>
      </w:pPr>
      <w:r w:rsidRPr="006161D5">
        <w:rPr>
          <w:lang w:val="en-US"/>
        </w:rPr>
        <w:t>(a)</w:t>
      </w:r>
      <w:del w:id="1399" w:author="Chao Deng" w:date="2026-05-09T11:32:00Z" w16du:dateUtc="2026-05-09T03:32:00Z">
        <w:r w:rsidRPr="006161D5" w:rsidDel="00891C5B">
          <w:rPr>
            <w:lang w:val="en-US"/>
          </w:rPr>
          <w:delText>:</w:delText>
        </w:r>
      </w:del>
      <w:r w:rsidRPr="006161D5">
        <w:rPr>
          <w:lang w:val="en-US"/>
        </w:rPr>
        <w:t xml:space="preserve"> Motif discovery performance comparison. (</w:t>
      </w:r>
      <w:r w:rsidRPr="006161D5">
        <w:t>b)</w:t>
      </w:r>
      <w:del w:id="1400" w:author="Chao Deng" w:date="2026-05-09T11:32:00Z" w16du:dateUtc="2026-05-09T03:32:00Z">
        <w:r w:rsidRPr="006161D5" w:rsidDel="00891C5B">
          <w:delText>:</w:delText>
        </w:r>
      </w:del>
      <w:r w:rsidRPr="006161D5">
        <w:t xml:space="preserve"> Comparison of classification performance across different sequence lengths on the </w:t>
      </w:r>
      <w:r w:rsidRPr="00F6173C">
        <w:t>mRModN</w:t>
      </w:r>
      <w:r w:rsidRPr="006161D5">
        <w:t xml:space="preserve"> dataset.</w:t>
      </w:r>
      <w:r w:rsidRPr="006161D5">
        <w:rPr>
          <w:lang w:val="en-US"/>
        </w:rPr>
        <w:t xml:space="preserve"> </w:t>
      </w:r>
      <w:r w:rsidRPr="006161D5">
        <w:t>(c)</w:t>
      </w:r>
      <w:del w:id="1401" w:author="Chao Deng" w:date="2026-05-09T11:32:00Z" w16du:dateUtc="2026-05-09T03:32:00Z">
        <w:r w:rsidRPr="006161D5" w:rsidDel="00891C5B">
          <w:delText>:</w:delText>
        </w:r>
      </w:del>
      <w:r w:rsidRPr="006161D5">
        <w:t xml:space="preserve"> Comparison of clustering performance between the M</w:t>
      </w:r>
      <w:r w:rsidRPr="006161D5">
        <w:rPr>
          <w:vertAlign w:val="superscript"/>
        </w:rPr>
        <w:t>2</w:t>
      </w:r>
      <w:r w:rsidRPr="006161D5">
        <w:t xml:space="preserve">D module and the GCN model. The central UMAP plot illustrates the overall sample distribution learned by </w:t>
      </w:r>
      <w:r w:rsidRPr="00F6173C">
        <w:t>mRModN</w:t>
      </w:r>
      <w:r w:rsidRPr="006161D5">
        <w:t>; (d)</w:t>
      </w:r>
      <w:del w:id="1402" w:author="Chao Deng" w:date="2026-05-09T11:32:00Z" w16du:dateUtc="2026-05-09T03:32:00Z">
        <w:r w:rsidRPr="006161D5" w:rsidDel="00891C5B">
          <w:delText>:</w:delText>
        </w:r>
      </w:del>
      <w:r w:rsidRPr="006161D5">
        <w:t xml:space="preserve"> Comparison of classification performance and parameter scale under different attention mechanisms on the MultiRM dataset. (e)</w:t>
      </w:r>
      <w:del w:id="1403" w:author="Chao Deng" w:date="2026-05-09T11:32:00Z" w16du:dateUtc="2026-05-09T03:32:00Z">
        <w:r w:rsidRPr="006161D5" w:rsidDel="00891C5B">
          <w:delText>:</w:delText>
        </w:r>
      </w:del>
      <w:r w:rsidRPr="006161D5">
        <w:t xml:space="preserve"> Ablation study of the M</w:t>
      </w:r>
      <w:r w:rsidRPr="006161D5">
        <w:rPr>
          <w:vertAlign w:val="superscript"/>
        </w:rPr>
        <w:t>2</w:t>
      </w:r>
      <w:r w:rsidRPr="006161D5">
        <w:t>D module on the HRMD-</w:t>
      </w:r>
      <w:r>
        <w:t>m</w:t>
      </w:r>
      <w:r w:rsidRPr="006161D5">
        <w:t xml:space="preserve"> dataset. (f)</w:t>
      </w:r>
      <w:del w:id="1404" w:author="Chao Deng" w:date="2026-05-09T11:32:00Z" w16du:dateUtc="2026-05-09T03:32:00Z">
        <w:r w:rsidRPr="006161D5" w:rsidDel="00891C5B">
          <w:delText>:</w:delText>
        </w:r>
      </w:del>
      <w:r w:rsidRPr="006161D5">
        <w:t xml:space="preserve"> Impact of different pooling strategies on localization performance on the HRMD-</w:t>
      </w:r>
      <w:r>
        <w:t>m</w:t>
      </w:r>
      <w:r w:rsidRPr="006161D5">
        <w:t xml:space="preserve"> dataset.</w:t>
      </w:r>
    </w:p>
    <w:p w14:paraId="7BBB162B" w14:textId="77777777" w:rsidR="002E1906" w:rsidRPr="005D4A8A" w:rsidRDefault="002E1906" w:rsidP="002E1906">
      <w:pPr>
        <w:pStyle w:val="a0"/>
        <w:rPr>
          <w:szCs w:val="24"/>
          <w:lang w:val="en-US"/>
        </w:rPr>
      </w:pPr>
      <w:r w:rsidRPr="005D4A8A">
        <w:rPr>
          <w:szCs w:val="24"/>
          <w:lang w:val="en-US"/>
        </w:rPr>
        <w:t>Feature-Space Analysis of Few-Shot Transfer Learning</w:t>
      </w:r>
    </w:p>
    <w:p w14:paraId="534E61F6" w14:textId="7125AEF3" w:rsidR="002E1906" w:rsidRPr="005D4A8A" w:rsidRDefault="002E1906" w:rsidP="002E1906">
      <w:pPr>
        <w:rPr>
          <w:szCs w:val="24"/>
          <w:lang w:val="en-US"/>
        </w:rPr>
      </w:pPr>
      <w:r w:rsidRPr="00E0583F">
        <w:rPr>
          <w:szCs w:val="24"/>
          <w:lang w:val="en-US"/>
        </w:rPr>
        <w:t>To further investigate the factors associated with performance improvements under few-shot conditions, we introduced feature-space drift evaluation metrics, including Distance</w:t>
      </w:r>
      <w:r w:rsidRPr="00FA6033">
        <w:rPr>
          <w:szCs w:val="24"/>
          <w:lang w:val="en-US"/>
        </w:rPr>
        <w:t xml:space="preserve"> </w:t>
      </w:r>
      <w:r w:rsidRPr="005D4A8A">
        <w:rPr>
          <w:szCs w:val="24"/>
          <w:lang w:val="en-US"/>
        </w:rPr>
        <w:t>to</w:t>
      </w:r>
      <w:r w:rsidRPr="00FA6033">
        <w:rPr>
          <w:szCs w:val="24"/>
          <w:lang w:val="en-US"/>
        </w:rPr>
        <w:t xml:space="preserve"> </w:t>
      </w:r>
      <w:r w:rsidRPr="005D4A8A">
        <w:rPr>
          <w:szCs w:val="24"/>
          <w:lang w:val="en-US"/>
        </w:rPr>
        <w:t>HRMD-</w:t>
      </w:r>
      <w:r>
        <w:rPr>
          <w:szCs w:val="24"/>
          <w:lang w:val="en-US"/>
        </w:rPr>
        <w:t>m</w:t>
      </w:r>
      <w:r w:rsidRPr="00FA6033">
        <w:rPr>
          <w:szCs w:val="24"/>
          <w:lang w:val="en-US"/>
        </w:rPr>
        <w:t xml:space="preserve"> </w:t>
      </w:r>
      <w:r w:rsidRPr="005D4A8A">
        <w:rPr>
          <w:szCs w:val="24"/>
          <w:lang w:val="en-US"/>
        </w:rPr>
        <w:t>Centroid Gain, Compactness Gain, Separation Margin Gain, and Separation Ratio Gain (</w:t>
      </w:r>
      <w:r w:rsidRPr="005D4A8A">
        <w:rPr>
          <w:szCs w:val="24"/>
          <w:lang w:val="en-US"/>
        </w:rPr>
        <w:fldChar w:fldCharType="begin"/>
      </w:r>
      <w:r w:rsidRPr="00FA6033">
        <w:rPr>
          <w:szCs w:val="24"/>
          <w:lang w:val="en-US"/>
        </w:rPr>
        <w:instrText xml:space="preserve"> REF _Ref227058126 \h  \* MERGEFORMAT </w:instrText>
      </w:r>
      <w:r w:rsidRPr="005D4A8A">
        <w:rPr>
          <w:szCs w:val="24"/>
          <w:lang w:val="en-US"/>
        </w:rPr>
      </w:r>
      <w:r w:rsidRPr="005D4A8A">
        <w:rPr>
          <w:szCs w:val="24"/>
          <w:lang w:val="en-US"/>
        </w:rPr>
        <w:fldChar w:fldCharType="separate"/>
      </w:r>
      <w:ins w:id="1405" w:author="Chao Deng" w:date="2026-05-09T11:14:00Z" w16du:dateUtc="2026-05-09T03:14:00Z">
        <w:r w:rsidR="00C85814" w:rsidRPr="00C85814">
          <w:rPr>
            <w:szCs w:val="24"/>
          </w:rPr>
          <w:t xml:space="preserve">Fig. </w:t>
        </w:r>
        <w:r w:rsidR="00C85814" w:rsidRPr="00C85814">
          <w:rPr>
            <w:noProof/>
            <w:szCs w:val="24"/>
          </w:rPr>
          <w:t>10</w:t>
        </w:r>
      </w:ins>
      <w:del w:id="1406" w:author="Chao Deng" w:date="2026-05-09T11:14:00Z" w16du:dateUtc="2026-05-09T03:14:00Z">
        <w:r w:rsidR="00ED73F3" w:rsidRPr="00ED73F3" w:rsidDel="00C85814">
          <w:rPr>
            <w:szCs w:val="24"/>
          </w:rPr>
          <w:delText xml:space="preserve">Fig. </w:delText>
        </w:r>
        <w:r w:rsidR="00ED73F3" w:rsidRPr="00ED73F3" w:rsidDel="00C85814">
          <w:rPr>
            <w:noProof/>
            <w:szCs w:val="24"/>
          </w:rPr>
          <w:delText>9</w:delText>
        </w:r>
      </w:del>
      <w:r w:rsidRPr="005D4A8A">
        <w:rPr>
          <w:szCs w:val="24"/>
          <w:lang w:val="en-US"/>
        </w:rPr>
        <w:fldChar w:fldCharType="end"/>
      </w:r>
      <w:r w:rsidRPr="005D4A8A">
        <w:rPr>
          <w:szCs w:val="24"/>
          <w:lang w:val="en-US"/>
        </w:rPr>
        <w:t xml:space="preserve"> </w:t>
      </w:r>
      <w:r w:rsidRPr="00E0583F">
        <w:rPr>
          <w:szCs w:val="24"/>
          <w:lang w:val="en-US"/>
        </w:rPr>
        <w:t>b). In the PRMD-</w:t>
      </w:r>
      <w:r>
        <w:rPr>
          <w:szCs w:val="24"/>
          <w:lang w:val="en-US"/>
        </w:rPr>
        <w:t>m</w:t>
      </w:r>
      <w:r w:rsidRPr="00E0583F">
        <w:rPr>
          <w:szCs w:val="24"/>
          <w:lang w:val="en-US"/>
        </w:rPr>
        <w:t xml:space="preserve"> plant dataset, as the number of fine-tuning samples increased from zero-shot to 10-shot, all modification types showed a marked increase in Compactness Gain, suggesting that even a small number of plant samples encouraged tighter clustering of same-class targets in the feature space. At the same time, Distance</w:t>
      </w:r>
      <w:r w:rsidRPr="009223C3">
        <w:rPr>
          <w:szCs w:val="24"/>
          <w:lang w:val="en-US"/>
        </w:rPr>
        <w:t xml:space="preserve"> to HRMD-</w:t>
      </w:r>
      <w:r>
        <w:rPr>
          <w:szCs w:val="24"/>
          <w:lang w:val="en-US"/>
        </w:rPr>
        <w:t>m</w:t>
      </w:r>
      <w:r w:rsidRPr="009223C3">
        <w:rPr>
          <w:szCs w:val="24"/>
          <w:lang w:val="en-US"/>
        </w:rPr>
        <w:t xml:space="preserve"> Centroid Gain exhibited a substantial negative shift, indicating that fine-tuning reshaped the feature sp</w:t>
      </w:r>
      <w:r w:rsidRPr="0090649A">
        <w:rPr>
          <w:szCs w:val="24"/>
          <w:lang w:val="en-US"/>
        </w:rPr>
        <w:t>ace to better accommodate distributional differences between the human and plant domains. Together, these results suggest that the HRMD-</w:t>
      </w:r>
      <w:r>
        <w:rPr>
          <w:szCs w:val="24"/>
          <w:lang w:val="en-US"/>
        </w:rPr>
        <w:t>m</w:t>
      </w:r>
      <w:r w:rsidRPr="0090649A">
        <w:rPr>
          <w:szCs w:val="24"/>
          <w:lang w:val="en-US"/>
        </w:rPr>
        <w:t xml:space="preserve">-pretrained model captured partially transferable cross-domain features, while domain-specific differences remained between the two datasets. Motif recognition results in </w:t>
      </w:r>
      <w:r w:rsidRPr="005D4A8A">
        <w:rPr>
          <w:szCs w:val="24"/>
          <w:lang w:val="en-US"/>
        </w:rPr>
        <w:fldChar w:fldCharType="begin"/>
      </w:r>
      <w:r w:rsidRPr="00FA6033">
        <w:rPr>
          <w:szCs w:val="24"/>
          <w:lang w:val="en-US"/>
        </w:rPr>
        <w:instrText xml:space="preserve"> REF _Ref227058126 \h  \* MERGEFORMAT </w:instrText>
      </w:r>
      <w:r w:rsidRPr="005D4A8A">
        <w:rPr>
          <w:szCs w:val="24"/>
          <w:lang w:val="en-US"/>
        </w:rPr>
      </w:r>
      <w:r w:rsidRPr="005D4A8A">
        <w:rPr>
          <w:szCs w:val="24"/>
          <w:lang w:val="en-US"/>
        </w:rPr>
        <w:fldChar w:fldCharType="separate"/>
      </w:r>
      <w:ins w:id="1407" w:author="Chao Deng" w:date="2026-05-09T11:14:00Z" w16du:dateUtc="2026-05-09T03:14:00Z">
        <w:r w:rsidR="00C85814" w:rsidRPr="00C85814">
          <w:rPr>
            <w:szCs w:val="24"/>
          </w:rPr>
          <w:t xml:space="preserve">Fig. </w:t>
        </w:r>
        <w:r w:rsidR="00C85814" w:rsidRPr="00C85814">
          <w:rPr>
            <w:noProof/>
            <w:szCs w:val="24"/>
          </w:rPr>
          <w:t>10</w:t>
        </w:r>
      </w:ins>
      <w:del w:id="1408" w:author="Chao Deng" w:date="2026-05-09T11:14:00Z" w16du:dateUtc="2026-05-09T03:14:00Z">
        <w:r w:rsidR="00ED73F3" w:rsidRPr="00ED73F3" w:rsidDel="00C85814">
          <w:rPr>
            <w:szCs w:val="24"/>
          </w:rPr>
          <w:delText xml:space="preserve">Fig. </w:delText>
        </w:r>
        <w:r w:rsidR="00ED73F3" w:rsidRPr="00ED73F3" w:rsidDel="00C85814">
          <w:rPr>
            <w:noProof/>
            <w:szCs w:val="24"/>
          </w:rPr>
          <w:delText>9</w:delText>
        </w:r>
      </w:del>
      <w:r w:rsidRPr="005D4A8A">
        <w:rPr>
          <w:szCs w:val="24"/>
          <w:lang w:val="en-US"/>
        </w:rPr>
        <w:fldChar w:fldCharType="end"/>
      </w:r>
      <w:r w:rsidRPr="005D4A8A">
        <w:rPr>
          <w:szCs w:val="24"/>
          <w:lang w:val="en-US"/>
        </w:rPr>
        <w:t>c further show that the modification-context sequence patterns learned in the plant dataset differ noticeably from those observed in the human dataset. This observation is consistent with previous reports that plant m</w:t>
      </w:r>
      <w:r w:rsidRPr="00851C47">
        <w:rPr>
          <w:szCs w:val="24"/>
          <w:vertAlign w:val="superscript"/>
          <w:lang w:val="en-US"/>
        </w:rPr>
        <w:t>5</w:t>
      </w:r>
      <w:r w:rsidRPr="005D4A8A">
        <w:rPr>
          <w:szCs w:val="24"/>
          <w:lang w:val="en-US"/>
        </w:rPr>
        <w:t>C sites may exhibit distinct sequence-context preferences, including C/U-rich enrichment in some contexts</w:t>
      </w:r>
      <w:r w:rsidRPr="005D4A8A">
        <w:rPr>
          <w:szCs w:val="24"/>
          <w:lang w:val="en-US"/>
        </w:rPr>
        <w:fldChar w:fldCharType="begin"/>
      </w:r>
      <w:r w:rsidR="009E0B76">
        <w:rPr>
          <w:szCs w:val="24"/>
          <w:lang w:val="en-US"/>
        </w:rPr>
        <w:instrText xml:space="preserve"> ADDIN EN.CITE &lt;EndNote&gt;&lt;Cite&gt;&lt;Author&gt;Cui&lt;/Author&gt;&lt;Year&gt;2017&lt;/Year&gt;&lt;RecNum&gt;513&lt;/RecNum&gt;&lt;DisplayText&gt;[65, 66]&lt;/DisplayText&gt;&lt;record&gt;&lt;rec-number&gt;513&lt;/rec-number&gt;&lt;foreign-keys&gt;&lt;key app="EN" db-id="ds9sp2avsr0pscezt9lpsfx825z50appaadd" timestamp="1776263137"&gt;513&lt;/key&gt;&lt;/foreign-keys&gt;&lt;ref-type name="Journal Article"&gt;17&lt;/ref-type&gt;&lt;contributors&gt;&lt;authors&gt;&lt;author&gt;Cui, Xuean&lt;/author&gt;&lt;author&gt;Liang, Zhe&lt;/author&gt;&lt;author&gt;Shen, Lisha&lt;/author&gt;&lt;author&gt;Zhang, Qian&lt;/author&gt;&lt;author&gt;Bao, Shengjie&lt;/author&gt;&lt;author&gt;Geng, Yuke&lt;/author&gt;&lt;author&gt;Zhang, Bin&lt;/author&gt;&lt;author&gt;Leo, Vonny&lt;/author&gt;&lt;author&gt;Vardy, Leah A&lt;/author&gt;&lt;author&gt;Lu, Tiegang&lt;/author&gt;&lt;/authors&gt;&lt;/contributors&gt;&lt;titles&gt;&lt;title&gt;5-Methylcytosine RNA methylation in Arabidopsis thaliana&lt;/title&gt;&lt;secondary-title&gt;Molecular plant&lt;/secondary-title&gt;&lt;/titles&gt;&lt;periodical&gt;&lt;full-title&gt;Molecular plant&lt;/full-title&gt;&lt;/periodical&gt;&lt;pages&gt;1387-1399&lt;/pages&gt;&lt;volume&gt;10&lt;/volume&gt;&lt;number&gt;11&lt;/number&gt;&lt;dates&gt;&lt;year&gt;2017&lt;/year&gt;&lt;/dates&gt;&lt;isbn&gt;1674-2052&lt;/isbn&gt;&lt;urls&gt;&lt;/urls&gt;&lt;/record&gt;&lt;/Cite&gt;&lt;Cite&gt;&lt;Author&gt;David&lt;/Author&gt;&lt;Year&gt;2017&lt;/Year&gt;&lt;RecNum&gt;470&lt;/RecNum&gt;&lt;record&gt;&lt;rec-number&gt;470&lt;/rec-number&gt;&lt;foreign-keys&gt;&lt;key app="EN" db-id="ds9sp2avsr0pscezt9lpsfx825z50appaadd" timestamp="1775985293"&gt;470&lt;/key&gt;&lt;/foreign-keys&gt;&lt;ref-type name="Journal Article"&gt;17&lt;/ref-type&gt;&lt;contributors&gt;&lt;authors&gt;&lt;author&gt;David, Rakesh&lt;/author&gt;&lt;author&gt;Burgess, Alice&lt;/author&gt;&lt;author&gt;Parker, Brian&lt;/author&gt;&lt;author&gt;Li, Jun&lt;/author&gt;&lt;author&gt;Pulsford, Kalinya&lt;/author&gt;&lt;author&gt;Sibbritt, Tennille&lt;/author&gt;&lt;author&gt;Preiss, Thomas&lt;/author&gt;&lt;author&gt;Searle, Iain Robert&lt;/author&gt;&lt;/authors&gt;&lt;/contributors&gt;&lt;titles&gt;&lt;title&gt;Transcriptome-wide mapping of RNA 5-methylcytosine in Arabidopsis mRNAs and noncoding RNAs&lt;/title&gt;&lt;secondary-title&gt;The Plant Cell&lt;/secondary-title&gt;&lt;/titles&gt;&lt;periodical&gt;&lt;full-title&gt;The Plant Cell&lt;/full-title&gt;&lt;/periodical&gt;&lt;pages&gt;445-460&lt;/pages&gt;&lt;volume&gt;29&lt;/volume&gt;&lt;number&gt;3&lt;/number&gt;&lt;dates&gt;&lt;year&gt;2017&lt;/year&gt;&lt;/dates&gt;&lt;isbn&gt;1532-298X&lt;/isbn&gt;&lt;urls&gt;&lt;/urls&gt;&lt;/record&gt;&lt;/Cite&gt;&lt;/EndNote&gt;</w:instrText>
      </w:r>
      <w:r w:rsidRPr="005D4A8A">
        <w:rPr>
          <w:szCs w:val="24"/>
          <w:lang w:val="en-US"/>
        </w:rPr>
        <w:fldChar w:fldCharType="separate"/>
      </w:r>
      <w:r w:rsidR="009E0B76">
        <w:rPr>
          <w:noProof/>
          <w:szCs w:val="24"/>
          <w:lang w:val="en-US"/>
        </w:rPr>
        <w:t>[65, 66]</w:t>
      </w:r>
      <w:r w:rsidRPr="005D4A8A">
        <w:rPr>
          <w:szCs w:val="24"/>
          <w:lang w:val="en-US"/>
        </w:rPr>
        <w:fldChar w:fldCharType="end"/>
      </w:r>
      <w:r w:rsidRPr="005D4A8A">
        <w:rPr>
          <w:szCs w:val="24"/>
          <w:lang w:val="en-US"/>
        </w:rPr>
        <w:t>. Therefore, a plausible interpretation is that few-shot fine-tuning helps the model adapt to plant-specific sequence features, thereby improving domain transfer performance.</w:t>
      </w:r>
    </w:p>
    <w:p w14:paraId="0110FB67" w14:textId="77777777" w:rsidR="002E1906" w:rsidRPr="005D4A8A" w:rsidRDefault="002E1906" w:rsidP="002E1906">
      <w:pPr>
        <w:pStyle w:val="a2"/>
        <w:spacing w:line="360" w:lineRule="auto"/>
        <w:rPr>
          <w:szCs w:val="24"/>
          <w:lang w:val="en-US"/>
        </w:rPr>
      </w:pPr>
      <w:r>
        <w:rPr>
          <w:szCs w:val="24"/>
          <w:lang w:val="en-US"/>
        </w:rPr>
        <w:lastRenderedPageBreak/>
        <w:drawing>
          <wp:inline distT="0" distB="0" distL="0" distR="0" wp14:anchorId="4663B13A" wp14:editId="7992D19D">
            <wp:extent cx="5614035" cy="8335645"/>
            <wp:effectExtent l="0" t="0" r="0" b="0"/>
            <wp:docPr id="19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4035" cy="8335645"/>
                    </a:xfrm>
                    <a:prstGeom prst="rect">
                      <a:avLst/>
                    </a:prstGeom>
                    <a:noFill/>
                    <a:ln>
                      <a:noFill/>
                    </a:ln>
                  </pic:spPr>
                </pic:pic>
              </a:graphicData>
            </a:graphic>
          </wp:inline>
        </w:drawing>
      </w:r>
    </w:p>
    <w:p w14:paraId="03895A84" w14:textId="43CA3F04" w:rsidR="002E1906" w:rsidRPr="006161D5" w:rsidDel="00361E81" w:rsidRDefault="002E1906" w:rsidP="009D1186">
      <w:pPr>
        <w:pStyle w:val="Caption"/>
        <w:rPr>
          <w:del w:id="1409" w:author="Chao Deng" w:date="2026-05-09T11:34:00Z" w16du:dateUtc="2026-05-09T03:34:00Z"/>
          <w:rFonts w:hint="eastAsia"/>
        </w:rPr>
      </w:pPr>
      <w:bookmarkStart w:id="1410" w:name="_Ref227058126"/>
      <w:r w:rsidRPr="006161D5">
        <w:lastRenderedPageBreak/>
        <w:t xml:space="preserve">Fig. </w:t>
      </w:r>
      <w:r w:rsidRPr="006161D5">
        <w:fldChar w:fldCharType="begin"/>
      </w:r>
      <w:r w:rsidRPr="006161D5">
        <w:instrText xml:space="preserve"> SEQ Fig. \* ARABIC </w:instrText>
      </w:r>
      <w:r w:rsidRPr="006161D5">
        <w:fldChar w:fldCharType="separate"/>
      </w:r>
      <w:ins w:id="1411" w:author="Chao Deng" w:date="2026-05-09T11:14:00Z" w16du:dateUtc="2026-05-09T03:14:00Z">
        <w:r w:rsidR="00C85814">
          <w:rPr>
            <w:noProof/>
          </w:rPr>
          <w:t>10</w:t>
        </w:r>
      </w:ins>
      <w:del w:id="1412" w:author="Chao Deng" w:date="2026-05-08T21:27:00Z" w16du:dateUtc="2026-05-08T13:27:00Z">
        <w:r w:rsidR="00ED73F3" w:rsidDel="009F240D">
          <w:rPr>
            <w:noProof/>
          </w:rPr>
          <w:delText>9</w:delText>
        </w:r>
      </w:del>
      <w:r w:rsidRPr="006161D5">
        <w:fldChar w:fldCharType="end"/>
      </w:r>
      <w:bookmarkEnd w:id="1410"/>
      <w:r w:rsidRPr="006161D5">
        <w:t xml:space="preserve"> Feature Space Drift Evaluation</w:t>
      </w:r>
      <w:ins w:id="1413" w:author="Chao Deng" w:date="2026-05-09T11:34:00Z" w16du:dateUtc="2026-05-09T03:34:00Z">
        <w:r w:rsidR="00361E81">
          <w:rPr>
            <w:rFonts w:hint="eastAsia"/>
          </w:rPr>
          <w:t xml:space="preserve">. </w:t>
        </w:r>
      </w:ins>
    </w:p>
    <w:p w14:paraId="476220FE" w14:textId="77777777" w:rsidR="002E1906" w:rsidRPr="006161D5" w:rsidRDefault="002E1906" w:rsidP="009D1186">
      <w:pPr>
        <w:pStyle w:val="Caption"/>
        <w:rPr>
          <w:lang w:val="en-US"/>
        </w:rPr>
      </w:pPr>
      <w:r w:rsidRPr="006161D5">
        <w:t>(a)</w:t>
      </w:r>
      <w:del w:id="1414" w:author="Chao Deng" w:date="2026-05-09T11:35:00Z" w16du:dateUtc="2026-05-09T03:35:00Z">
        <w:r w:rsidRPr="006161D5" w:rsidDel="006D1047">
          <w:rPr>
            <w:lang w:val="en-US"/>
          </w:rPr>
          <w:delText>:</w:delText>
        </w:r>
      </w:del>
      <w:r w:rsidRPr="006161D5">
        <w:t xml:space="preserve"> Feature-space visualization from 0-shot to 10-shot transfer experiments. (b)</w:t>
      </w:r>
      <w:del w:id="1415" w:author="Chao Deng" w:date="2026-05-09T11:35:00Z" w16du:dateUtc="2026-05-09T03:35:00Z">
        <w:r w:rsidRPr="006161D5" w:rsidDel="006D1047">
          <w:delText>:</w:delText>
        </w:r>
      </w:del>
      <w:r w:rsidRPr="006161D5">
        <w:t xml:space="preserve"> Feature-space metrics, from left to right, the y-axis representing Distance-to-HRMD-</w:t>
      </w:r>
      <w:r>
        <w:t>m</w:t>
      </w:r>
      <w:r w:rsidRPr="006161D5">
        <w:t>-Centroid Gain, Compactness Gain, Separation Margin Gain, and Separation Ratio Gain. (c)</w:t>
      </w:r>
      <w:del w:id="1416" w:author="Chao Deng" w:date="2026-05-09T11:35:00Z" w16du:dateUtc="2026-05-09T03:35:00Z">
        <w:r w:rsidRPr="006161D5" w:rsidDel="006D1047">
          <w:delText>:</w:delText>
        </w:r>
      </w:del>
      <w:r w:rsidRPr="006161D5">
        <w:t xml:space="preserve"> Spatial motif visualization for PRMD-</w:t>
      </w:r>
      <w:r>
        <w:t>m</w:t>
      </w:r>
      <w:r w:rsidRPr="006161D5">
        <w:t xml:space="preserve"> and direct ONT datasets. (d) Feature-space visualization for the direct ONT dataset in the 10-shot transfer experiment. Since the clusters in the direct ONT dataset exhibited no significant shifts from 0-shot to 10-shot, only the 10-shot visualization is shown.</w:t>
      </w:r>
    </w:p>
    <w:p w14:paraId="1A98879A" w14:textId="77777777" w:rsidR="002E1906" w:rsidRPr="005D4A8A" w:rsidRDefault="002E1906" w:rsidP="002E1906">
      <w:pPr>
        <w:rPr>
          <w:szCs w:val="24"/>
          <w:lang w:val="en-US"/>
        </w:rPr>
      </w:pPr>
    </w:p>
    <w:p w14:paraId="6896D292" w14:textId="77777777" w:rsidR="002E1906" w:rsidRPr="00E0583F" w:rsidRDefault="002E1906" w:rsidP="002E1906">
      <w:pPr>
        <w:pStyle w:val="a0"/>
        <w:rPr>
          <w:szCs w:val="24"/>
        </w:rPr>
      </w:pPr>
      <w:bookmarkStart w:id="1417" w:name="OLE_LINK2"/>
      <w:r w:rsidRPr="00E0583F">
        <w:rPr>
          <w:szCs w:val="24"/>
        </w:rPr>
        <w:t>Limitation of this study</w:t>
      </w:r>
    </w:p>
    <w:bookmarkEnd w:id="1417"/>
    <w:p w14:paraId="7D190AA5" w14:textId="77777777" w:rsidR="002E1906" w:rsidRPr="00E0583F" w:rsidRDefault="002E1906" w:rsidP="002E1906">
      <w:pPr>
        <w:rPr>
          <w:szCs w:val="24"/>
        </w:rPr>
      </w:pPr>
      <w:r w:rsidRPr="00E0583F">
        <w:rPr>
          <w:szCs w:val="24"/>
        </w:rPr>
        <w:t>This study focuses on</w:t>
      </w:r>
      <w:r w:rsidRPr="00FA6033">
        <w:rPr>
          <w:szCs w:val="24"/>
        </w:rPr>
        <w:t xml:space="preserve"> </w:t>
      </w:r>
      <w:r w:rsidRPr="005D4A8A">
        <w:rPr>
          <w:szCs w:val="24"/>
        </w:rPr>
        <w:t>detecting multiple modifications in long RNA sequences.</w:t>
      </w:r>
      <w:r w:rsidRPr="00FA6033">
        <w:rPr>
          <w:szCs w:val="24"/>
        </w:rPr>
        <w:t xml:space="preserve"> </w:t>
      </w:r>
      <w:r w:rsidRPr="005D4A8A">
        <w:rPr>
          <w:szCs w:val="24"/>
        </w:rPr>
        <w:t xml:space="preserve">We proposed </w:t>
      </w:r>
      <w:r w:rsidRPr="00F6173C">
        <w:t>mRModN</w:t>
      </w:r>
      <w:r w:rsidRPr="005D4A8A">
        <w:rPr>
          <w:szCs w:val="24"/>
        </w:rPr>
        <w:t>, a deep learning model based on tree-structured cross-attention, and tested its classificat</w:t>
      </w:r>
      <w:r w:rsidRPr="00E0583F">
        <w:rPr>
          <w:szCs w:val="24"/>
        </w:rPr>
        <w:t xml:space="preserve">ion performance, localization ability, transfer learning, and interpretability. To solve common problems in current methods—such as short input limits, relying only on </w:t>
      </w:r>
      <w:r w:rsidRPr="00FA6033">
        <w:rPr>
          <w:szCs w:val="24"/>
        </w:rPr>
        <w:t>planar</w:t>
      </w:r>
      <w:r w:rsidRPr="005D4A8A">
        <w:rPr>
          <w:szCs w:val="24"/>
        </w:rPr>
        <w:t xml:space="preserve"> sequence data, and the difficulty of doing both classification and localization at once—we designed the Multi-view Motif Discovery (M</w:t>
      </w:r>
      <w:r w:rsidRPr="00E0583F">
        <w:rPr>
          <w:szCs w:val="24"/>
          <w:vertAlign w:val="superscript"/>
        </w:rPr>
        <w:t>2</w:t>
      </w:r>
      <w:r w:rsidRPr="00E0583F">
        <w:rPr>
          <w:szCs w:val="24"/>
        </w:rPr>
        <w:t xml:space="preserve">D) module, the Hierarchy Cross-Attention (HCA) mechanism, an attention pooling layer, and a dynamic balanced sampler. These components allow the model to combine sequence and </w:t>
      </w:r>
      <w:r w:rsidRPr="00FA6033">
        <w:rPr>
          <w:szCs w:val="24"/>
        </w:rPr>
        <w:t xml:space="preserve">spatial </w:t>
      </w:r>
      <w:r w:rsidRPr="005D4A8A">
        <w:rPr>
          <w:szCs w:val="24"/>
        </w:rPr>
        <w:t>structural information to find relationships and long-range connections between different RNA modifications.</w:t>
      </w:r>
    </w:p>
    <w:p w14:paraId="44BA5374" w14:textId="77777777" w:rsidR="002E1906" w:rsidRPr="0090649A" w:rsidRDefault="002E1906" w:rsidP="002E1906">
      <w:pPr>
        <w:rPr>
          <w:szCs w:val="24"/>
        </w:rPr>
      </w:pPr>
      <w:r w:rsidRPr="009223C3">
        <w:rPr>
          <w:szCs w:val="24"/>
        </w:rPr>
        <w:t xml:space="preserve">The results demonstrate that </w:t>
      </w:r>
      <w:r w:rsidRPr="00F6173C">
        <w:t>mRModN</w:t>
      </w:r>
      <w:r w:rsidRPr="009223C3">
        <w:rPr>
          <w:szCs w:val="24"/>
        </w:rPr>
        <w:t xml:space="preserve"> achieves superior performance on the HRMD-</w:t>
      </w:r>
      <w:r>
        <w:rPr>
          <w:szCs w:val="24"/>
        </w:rPr>
        <w:t>m</w:t>
      </w:r>
      <w:r w:rsidRPr="009223C3">
        <w:rPr>
          <w:szCs w:val="24"/>
        </w:rPr>
        <w:t xml:space="preserve"> dataset. In sequence-level classification, the model reached high AUC scores for most modification types, significantly outperforming mainstream models like MultiRM and ModX. For Nucleotide-level localization, </w:t>
      </w:r>
      <w:r w:rsidRPr="00F6173C">
        <w:t>mRModN</w:t>
      </w:r>
      <w:r w:rsidRPr="009223C3">
        <w:rPr>
          <w:szCs w:val="24"/>
        </w:rPr>
        <w:t xml:space="preserve"> uses its attention pooling mechanism to enable end-to-end identification. It achieved a high Top-1 Recall, proving its ability t</w:t>
      </w:r>
      <w:r w:rsidRPr="0090649A">
        <w:rPr>
          <w:szCs w:val="24"/>
        </w:rPr>
        <w:t>o accurately pinpoint modification sites within long 1001-bp RNA sequences. Additionally, the model showed strong knowledge transfer in few-shot tests on the plant dataset (PRMD-</w:t>
      </w:r>
      <w:r>
        <w:rPr>
          <w:szCs w:val="24"/>
        </w:rPr>
        <w:t>m</w:t>
      </w:r>
      <w:r w:rsidRPr="0090649A">
        <w:rPr>
          <w:szCs w:val="24"/>
        </w:rPr>
        <w:t xml:space="preserve">) and zero-shot tests on third-generation sequencing data (direct ONT). This shows that </w:t>
      </w:r>
      <w:r w:rsidRPr="00F6173C">
        <w:t>mRModN</w:t>
      </w:r>
      <w:r w:rsidRPr="0090649A">
        <w:rPr>
          <w:szCs w:val="24"/>
        </w:rPr>
        <w:t xml:space="preserve"> is not only effective for benchmark detection but also holds great potential for real-world research applications.</w:t>
      </w:r>
    </w:p>
    <w:p w14:paraId="3B205831" w14:textId="01BC952D" w:rsidR="002E1906" w:rsidRPr="005D4A8A" w:rsidRDefault="002E1906" w:rsidP="002E1906">
      <w:pPr>
        <w:rPr>
          <w:szCs w:val="24"/>
        </w:rPr>
      </w:pPr>
      <w:r w:rsidRPr="0090649A">
        <w:rPr>
          <w:szCs w:val="24"/>
        </w:rPr>
        <w:t xml:space="preserve">However, we acknowledge several limitations in this study. First, although </w:t>
      </w:r>
      <w:r w:rsidRPr="00F6173C">
        <w:t>mRModN</w:t>
      </w:r>
      <w:r w:rsidRPr="0090649A">
        <w:rPr>
          <w:szCs w:val="24"/>
        </w:rPr>
        <w:t xml:space="preserve"> supports variable-length RNA inputs, the current implementation is limited to sequences up to 1001 nt. RNA molecules longer than this threshold must be truncated, which may still lead to the loss of distal contextual or structural information. In future work, we plan to explore BERT-based</w:t>
      </w:r>
      <w:r w:rsidRPr="005D4A8A">
        <w:rPr>
          <w:szCs w:val="24"/>
        </w:rPr>
        <w:fldChar w:fldCharType="begin">
          <w:fldData xml:space="preserve">PEVuZE5vdGU+PENpdGU+PEF1dGhvcj5KaTwvQXV0aG9yPjxZZWFyPjIwMjE8L1llYXI+PFJlY051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</w:fldData>
        </w:fldChar>
      </w:r>
      <w:r w:rsidR="009E0B76">
        <w:rPr>
          <w:szCs w:val="24"/>
        </w:rPr>
        <w:instrText xml:space="preserve"> ADDIN EN.CITE </w:instrText>
      </w:r>
      <w:r w:rsidR="009E0B76">
        <w:rPr>
          <w:szCs w:val="24"/>
        </w:rPr>
        <w:fldChar w:fldCharType="begin">
          <w:fldData xml:space="preserve">PEVuZE5vdGU+PENpdGU+PEF1dGhvcj5KaTwvQXV0aG9yPjxZZWFyPjIwMjE8L1llYXI+PFJlY051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</w:fldData>
        </w:fldChar>
      </w:r>
      <w:r w:rsidR="009E0B76">
        <w:rPr>
          <w:szCs w:val="24"/>
        </w:rPr>
        <w:instrText xml:space="preserve"> ADDIN EN.CITE.DATA </w:instrText>
      </w:r>
      <w:r w:rsidR="009E0B76">
        <w:rPr>
          <w:szCs w:val="24"/>
        </w:rPr>
      </w:r>
      <w:r w:rsidR="009E0B76">
        <w:rPr>
          <w:szCs w:val="24"/>
        </w:rPr>
        <w:fldChar w:fldCharType="end"/>
      </w:r>
      <w:r w:rsidRPr="005D4A8A">
        <w:rPr>
          <w:szCs w:val="24"/>
        </w:rPr>
        <w:fldChar w:fldCharType="separate"/>
      </w:r>
      <w:r w:rsidR="009E0B76">
        <w:rPr>
          <w:noProof/>
          <w:szCs w:val="24"/>
        </w:rPr>
        <w:t>[67-69]</w:t>
      </w:r>
      <w:r w:rsidRPr="005D4A8A">
        <w:rPr>
          <w:szCs w:val="24"/>
        </w:rPr>
        <w:fldChar w:fldCharType="end"/>
      </w:r>
      <w:r w:rsidRPr="005D4A8A">
        <w:rPr>
          <w:szCs w:val="24"/>
        </w:rPr>
        <w:t xml:space="preserve"> architectures to better support longer RNA inputs. In addition, we aim to extend </w:t>
      </w:r>
      <w:r w:rsidRPr="00F6173C">
        <w:t>mRModN</w:t>
      </w:r>
      <w:r w:rsidRPr="005D4A8A">
        <w:rPr>
          <w:szCs w:val="24"/>
        </w:rPr>
        <w:t xml:space="preserve"> </w:t>
      </w:r>
      <w:r w:rsidRPr="005D4A8A">
        <w:rPr>
          <w:szCs w:val="24"/>
        </w:rPr>
        <w:lastRenderedPageBreak/>
        <w:t>beyond detection toward mechanistic modeling of the relationship between environmental factors and RNA modifications.</w:t>
      </w:r>
    </w:p>
    <w:p w14:paraId="62E41B7A" w14:textId="77777777" w:rsidR="002E1906" w:rsidRPr="00851C47" w:rsidRDefault="002E1906" w:rsidP="002E1906">
      <w:pPr>
        <w:pStyle w:val="11"/>
        <w:spacing w:line="360" w:lineRule="auto"/>
        <w:rPr>
          <w:sz w:val="24"/>
          <w:szCs w:val="24"/>
        </w:rPr>
      </w:pPr>
      <w:r w:rsidRPr="00851C47">
        <w:rPr>
          <w:sz w:val="24"/>
          <w:szCs w:val="24"/>
        </w:rPr>
        <w:t>Reference</w:t>
      </w:r>
    </w:p>
    <w:p w14:paraId="4AEEFDAF" w14:textId="77777777" w:rsidR="009E0B76" w:rsidRPr="009E0B76" w:rsidRDefault="002E1906" w:rsidP="009E0B76">
      <w:pPr>
        <w:pStyle w:val="EndNoteBibliography"/>
        <w:spacing w:after="0"/>
        <w:ind w:left="720" w:hanging="720"/>
        <w:rPr>
          <w:noProof/>
        </w:rPr>
      </w:pPr>
      <w:r w:rsidRPr="00851C47">
        <w:rPr>
          <w:szCs w:val="24"/>
        </w:rPr>
        <w:fldChar w:fldCharType="begin"/>
      </w:r>
      <w:r w:rsidRPr="007A6552">
        <w:rPr>
          <w:szCs w:val="24"/>
        </w:rPr>
        <w:instrText xml:space="preserve"> ADDIN EN.REFLIST </w:instrText>
      </w:r>
      <w:r w:rsidRPr="00851C47">
        <w:rPr>
          <w:szCs w:val="24"/>
        </w:rPr>
        <w:fldChar w:fldCharType="separate"/>
      </w:r>
      <w:r w:rsidR="009E0B76" w:rsidRPr="009E0B76">
        <w:rPr>
          <w:noProof/>
        </w:rPr>
        <w:t>[1]</w:t>
      </w:r>
      <w:r w:rsidR="009E0B76" w:rsidRPr="009E0B76">
        <w:rPr>
          <w:noProof/>
        </w:rPr>
        <w:tab/>
        <w:t xml:space="preserve">J. Cerneckis, G.-L. Ming, H. Song, C. He, and Y. Shi, "The rise of epitranscriptomics: recent developments and future directions," </w:t>
      </w:r>
      <w:r w:rsidR="009E0B76" w:rsidRPr="009E0B76">
        <w:rPr>
          <w:i/>
          <w:noProof/>
        </w:rPr>
        <w:t xml:space="preserve">Trends in pharmacological sciences, </w:t>
      </w:r>
      <w:r w:rsidR="009E0B76" w:rsidRPr="009E0B76">
        <w:rPr>
          <w:noProof/>
        </w:rPr>
        <w:t>vol. 45, no. 1, pp. 24-38, 2024.</w:t>
      </w:r>
    </w:p>
    <w:p w14:paraId="3A481686" w14:textId="77777777" w:rsidR="009E0B76" w:rsidRPr="009E0B76" w:rsidRDefault="009E0B76" w:rsidP="009E0B76">
      <w:pPr>
        <w:pStyle w:val="EndNoteBibliography"/>
        <w:spacing w:after="0"/>
        <w:ind w:left="720" w:hanging="720"/>
        <w:rPr>
          <w:noProof/>
        </w:rPr>
      </w:pPr>
      <w:r w:rsidRPr="009E0B76">
        <w:rPr>
          <w:noProof/>
        </w:rPr>
        <w:t>[2]</w:t>
      </w:r>
      <w:r w:rsidRPr="009E0B76">
        <w:rPr>
          <w:noProof/>
        </w:rPr>
        <w:tab/>
        <w:t>B. He</w:t>
      </w:r>
      <w:r w:rsidRPr="009E0B76">
        <w:rPr>
          <w:i/>
          <w:noProof/>
        </w:rPr>
        <w:t xml:space="preserve"> et al.</w:t>
      </w:r>
      <w:r w:rsidRPr="009E0B76">
        <w:rPr>
          <w:noProof/>
        </w:rPr>
        <w:t xml:space="preserve">, "Advancing DNA and RNA Modification Detection via Nanopore Sequencing," </w:t>
      </w:r>
      <w:r w:rsidRPr="009E0B76">
        <w:rPr>
          <w:i/>
          <w:noProof/>
        </w:rPr>
        <w:t xml:space="preserve">ACS nano, </w:t>
      </w:r>
      <w:r w:rsidRPr="009E0B76">
        <w:rPr>
          <w:noProof/>
        </w:rPr>
        <w:t>vol. 19, no. 43, pp. 37468-37483, 2025.</w:t>
      </w:r>
    </w:p>
    <w:p w14:paraId="2B1CCF84" w14:textId="77777777" w:rsidR="009E0B76" w:rsidRPr="009E0B76" w:rsidRDefault="009E0B76" w:rsidP="009E0B76">
      <w:pPr>
        <w:pStyle w:val="EndNoteBibliography"/>
        <w:spacing w:after="0"/>
        <w:ind w:left="720" w:hanging="720"/>
        <w:rPr>
          <w:noProof/>
        </w:rPr>
      </w:pPr>
      <w:r w:rsidRPr="009E0B76">
        <w:rPr>
          <w:noProof/>
        </w:rPr>
        <w:t>[3]</w:t>
      </w:r>
      <w:r w:rsidRPr="009E0B76">
        <w:rPr>
          <w:noProof/>
        </w:rPr>
        <w:tab/>
        <w:t>Y. Yan</w:t>
      </w:r>
      <w:r w:rsidRPr="009E0B76">
        <w:rPr>
          <w:i/>
          <w:noProof/>
        </w:rPr>
        <w:t xml:space="preserve"> et al.</w:t>
      </w:r>
      <w:r w:rsidRPr="009E0B76">
        <w:rPr>
          <w:noProof/>
        </w:rPr>
        <w:t xml:space="preserve">, "M6A RNA modification: focusing on non-small cell lung cancer progression, therapeutic strategies and challenges," </w:t>
      </w:r>
      <w:r w:rsidRPr="009E0B76">
        <w:rPr>
          <w:i/>
          <w:noProof/>
        </w:rPr>
        <w:t xml:space="preserve">Frontiers in Oncology, </w:t>
      </w:r>
      <w:r w:rsidRPr="009E0B76">
        <w:rPr>
          <w:noProof/>
        </w:rPr>
        <w:t>vol. 15, p. 1622359, 2025.</w:t>
      </w:r>
    </w:p>
    <w:p w14:paraId="5D93DEF6" w14:textId="77777777" w:rsidR="009E0B76" w:rsidRPr="009E0B76" w:rsidRDefault="009E0B76" w:rsidP="009E0B76">
      <w:pPr>
        <w:pStyle w:val="EndNoteBibliography"/>
        <w:spacing w:after="0"/>
        <w:ind w:left="720" w:hanging="720"/>
        <w:rPr>
          <w:noProof/>
        </w:rPr>
      </w:pPr>
      <w:r w:rsidRPr="009E0B76">
        <w:rPr>
          <w:noProof/>
        </w:rPr>
        <w:t>[4]</w:t>
      </w:r>
      <w:r w:rsidRPr="009E0B76">
        <w:rPr>
          <w:noProof/>
        </w:rPr>
        <w:tab/>
        <w:t xml:space="preserve">B.-Y. Yu and H. Ueda, "RNA modifications in cancer and their detection: a review," </w:t>
      </w:r>
      <w:r w:rsidRPr="009E0B76">
        <w:rPr>
          <w:i/>
          <w:noProof/>
        </w:rPr>
        <w:t xml:space="preserve">Japanese Journal of Clinical Oncology, </w:t>
      </w:r>
      <w:r w:rsidRPr="009E0B76">
        <w:rPr>
          <w:noProof/>
        </w:rPr>
        <w:t>p. hyag018, 2026.</w:t>
      </w:r>
    </w:p>
    <w:p w14:paraId="4F90B170" w14:textId="77777777" w:rsidR="009E0B76" w:rsidRPr="009E0B76" w:rsidRDefault="009E0B76" w:rsidP="009E0B76">
      <w:pPr>
        <w:pStyle w:val="EndNoteBibliography"/>
        <w:spacing w:after="0"/>
        <w:ind w:left="720" w:hanging="720"/>
        <w:rPr>
          <w:noProof/>
        </w:rPr>
      </w:pPr>
      <w:r w:rsidRPr="009E0B76">
        <w:rPr>
          <w:noProof/>
        </w:rPr>
        <w:t>[5]</w:t>
      </w:r>
      <w:r w:rsidRPr="009E0B76">
        <w:rPr>
          <w:noProof/>
        </w:rPr>
        <w:tab/>
        <w:t xml:space="preserve">I. M. Artika, R. Arianti, M. Á. Demény, and E. Kristóf, "RNA modifications and their role in gene expression," </w:t>
      </w:r>
      <w:r w:rsidRPr="009E0B76">
        <w:rPr>
          <w:i/>
          <w:noProof/>
        </w:rPr>
        <w:t xml:space="preserve">Frontiers in Molecular Biosciences, </w:t>
      </w:r>
      <w:r w:rsidRPr="009E0B76">
        <w:rPr>
          <w:noProof/>
        </w:rPr>
        <w:t>vol. 12, p. 1537861, 2025.</w:t>
      </w:r>
    </w:p>
    <w:p w14:paraId="02FB1C9A" w14:textId="77777777" w:rsidR="009E0B76" w:rsidRPr="009E0B76" w:rsidRDefault="009E0B76" w:rsidP="009E0B76">
      <w:pPr>
        <w:pStyle w:val="EndNoteBibliography"/>
        <w:spacing w:after="0"/>
        <w:ind w:left="720" w:hanging="720"/>
        <w:rPr>
          <w:noProof/>
        </w:rPr>
      </w:pPr>
      <w:r w:rsidRPr="009E0B76">
        <w:rPr>
          <w:noProof/>
        </w:rPr>
        <w:t>[6]</w:t>
      </w:r>
      <w:r w:rsidRPr="009E0B76">
        <w:rPr>
          <w:noProof/>
        </w:rPr>
        <w:tab/>
        <w:t xml:space="preserve">P. G. Adamopoulos, K. Athanasopoulou, G. N. Daneva, and A. Scorilas, "The repertoire of RNA modifications orchestrates a plethora of cellular responses," </w:t>
      </w:r>
      <w:r w:rsidRPr="009E0B76">
        <w:rPr>
          <w:i/>
          <w:noProof/>
        </w:rPr>
        <w:t xml:space="preserve">International Journal of Molecular Sciences, </w:t>
      </w:r>
      <w:r w:rsidRPr="009E0B76">
        <w:rPr>
          <w:noProof/>
        </w:rPr>
        <w:t>vol. 24, no. 3, p. 2387, 2023.</w:t>
      </w:r>
    </w:p>
    <w:p w14:paraId="64B4F0D5" w14:textId="77777777" w:rsidR="009E0B76" w:rsidRPr="009E0B76" w:rsidRDefault="009E0B76" w:rsidP="009E0B76">
      <w:pPr>
        <w:pStyle w:val="EndNoteBibliography"/>
        <w:spacing w:after="0"/>
        <w:ind w:left="720" w:hanging="720"/>
        <w:rPr>
          <w:noProof/>
        </w:rPr>
      </w:pPr>
      <w:r w:rsidRPr="009E0B76">
        <w:rPr>
          <w:noProof/>
        </w:rPr>
        <w:t>[7]</w:t>
      </w:r>
      <w:r w:rsidRPr="009E0B76">
        <w:rPr>
          <w:noProof/>
        </w:rPr>
        <w:tab/>
        <w:t xml:space="preserve">J. Hong, K. Xu, and J. H. Lee, "Biological roles of the RNA m6A modification and its implications in cancer," </w:t>
      </w:r>
      <w:r w:rsidRPr="009E0B76">
        <w:rPr>
          <w:i/>
          <w:noProof/>
        </w:rPr>
        <w:t xml:space="preserve">Experimental &amp; molecular medicine, </w:t>
      </w:r>
      <w:r w:rsidRPr="009E0B76">
        <w:rPr>
          <w:noProof/>
        </w:rPr>
        <w:t>vol. 54, no. 11, pp. 1822-1832, 2022.</w:t>
      </w:r>
    </w:p>
    <w:p w14:paraId="19666DD8" w14:textId="77777777" w:rsidR="009E0B76" w:rsidRPr="009E0B76" w:rsidRDefault="009E0B76" w:rsidP="009E0B76">
      <w:pPr>
        <w:pStyle w:val="EndNoteBibliography"/>
        <w:spacing w:after="0"/>
        <w:ind w:left="720" w:hanging="720"/>
        <w:rPr>
          <w:noProof/>
        </w:rPr>
      </w:pPr>
      <w:r w:rsidRPr="009E0B76">
        <w:rPr>
          <w:noProof/>
        </w:rPr>
        <w:t>[8]</w:t>
      </w:r>
      <w:r w:rsidRPr="009E0B76">
        <w:rPr>
          <w:noProof/>
        </w:rPr>
        <w:tab/>
        <w:t xml:space="preserve">S. Schiffers and S. Oberdoerffer, "ac4C: a fragile modification with stabilizing functions in RNA metabolism," </w:t>
      </w:r>
      <w:r w:rsidRPr="009E0B76">
        <w:rPr>
          <w:i/>
          <w:noProof/>
        </w:rPr>
        <w:t xml:space="preserve">Rna, </w:t>
      </w:r>
      <w:r w:rsidRPr="009E0B76">
        <w:rPr>
          <w:noProof/>
        </w:rPr>
        <w:t>vol. 30, no. 5, pp. 583-594, 2024.</w:t>
      </w:r>
    </w:p>
    <w:p w14:paraId="335F19D9" w14:textId="77777777" w:rsidR="009E0B76" w:rsidRPr="009E0B76" w:rsidRDefault="009E0B76" w:rsidP="009E0B76">
      <w:pPr>
        <w:pStyle w:val="EndNoteBibliography"/>
        <w:spacing w:after="0"/>
        <w:ind w:left="720" w:hanging="720"/>
        <w:rPr>
          <w:noProof/>
        </w:rPr>
      </w:pPr>
      <w:r w:rsidRPr="009E0B76">
        <w:rPr>
          <w:noProof/>
        </w:rPr>
        <w:t>[9]</w:t>
      </w:r>
      <w:r w:rsidRPr="009E0B76">
        <w:rPr>
          <w:noProof/>
        </w:rPr>
        <w:tab/>
        <w:t xml:space="preserve">S. Li, P. Luo, J. Fan, Y. Li, J. Tu, and X. Long, "RNA modifications in health and disease," </w:t>
      </w:r>
      <w:r w:rsidRPr="009E0B76">
        <w:rPr>
          <w:i/>
          <w:noProof/>
        </w:rPr>
        <w:t xml:space="preserve">MedComm, </w:t>
      </w:r>
      <w:r w:rsidRPr="009E0B76">
        <w:rPr>
          <w:noProof/>
        </w:rPr>
        <w:t>vol. 6, no. 9, p. e70341, 2025.</w:t>
      </w:r>
    </w:p>
    <w:p w14:paraId="69C392FF" w14:textId="77777777" w:rsidR="009E0B76" w:rsidRPr="009E0B76" w:rsidRDefault="009E0B76" w:rsidP="009E0B76">
      <w:pPr>
        <w:pStyle w:val="EndNoteBibliography"/>
        <w:spacing w:after="0"/>
        <w:ind w:left="720" w:hanging="720"/>
        <w:rPr>
          <w:noProof/>
        </w:rPr>
      </w:pPr>
      <w:r w:rsidRPr="009E0B76">
        <w:rPr>
          <w:noProof/>
        </w:rPr>
        <w:t>[10]</w:t>
      </w:r>
      <w:r w:rsidRPr="009E0B76">
        <w:rPr>
          <w:noProof/>
        </w:rPr>
        <w:tab/>
        <w:t xml:space="preserve">Y. Liu, Y. Li, and Q. Sun, "Advances in Detecting RNA Modifications Using Direct RNA Nanopore Sequencing," </w:t>
      </w:r>
      <w:r w:rsidRPr="009E0B76">
        <w:rPr>
          <w:i/>
          <w:noProof/>
        </w:rPr>
        <w:t xml:space="preserve">Advanced Genetics, </w:t>
      </w:r>
      <w:r w:rsidRPr="009E0B76">
        <w:rPr>
          <w:noProof/>
        </w:rPr>
        <w:t>vol. 6, no. 4, p. e00041, 2025.</w:t>
      </w:r>
    </w:p>
    <w:p w14:paraId="2F6B06CE" w14:textId="77777777" w:rsidR="009E0B76" w:rsidRPr="009E0B76" w:rsidRDefault="009E0B76" w:rsidP="009E0B76">
      <w:pPr>
        <w:pStyle w:val="EndNoteBibliography"/>
        <w:spacing w:after="0"/>
        <w:ind w:left="720" w:hanging="720"/>
        <w:rPr>
          <w:noProof/>
        </w:rPr>
      </w:pPr>
      <w:r w:rsidRPr="009E0B76">
        <w:rPr>
          <w:noProof/>
        </w:rPr>
        <w:t>[11]</w:t>
      </w:r>
      <w:r w:rsidRPr="009E0B76">
        <w:rPr>
          <w:noProof/>
        </w:rPr>
        <w:tab/>
        <w:t>J. Xuan</w:t>
      </w:r>
      <w:r w:rsidRPr="009E0B76">
        <w:rPr>
          <w:i/>
          <w:noProof/>
        </w:rPr>
        <w:t xml:space="preserve"> et al.</w:t>
      </w:r>
      <w:r w:rsidRPr="009E0B76">
        <w:rPr>
          <w:noProof/>
        </w:rPr>
        <w:t xml:space="preserve">, "RMBase v3. 0: decode the landscape, mechanisms and functions of RNA modifications," </w:t>
      </w:r>
      <w:r w:rsidRPr="009E0B76">
        <w:rPr>
          <w:i/>
          <w:noProof/>
        </w:rPr>
        <w:t xml:space="preserve">Nucleic Acids Research, </w:t>
      </w:r>
      <w:r w:rsidRPr="009E0B76">
        <w:rPr>
          <w:noProof/>
        </w:rPr>
        <w:t>vol. 52, no. D1, pp. D273-D284, 2024.</w:t>
      </w:r>
    </w:p>
    <w:p w14:paraId="31CEA72E" w14:textId="77777777" w:rsidR="009E0B76" w:rsidRPr="009E0B76" w:rsidRDefault="009E0B76" w:rsidP="009E0B76">
      <w:pPr>
        <w:pStyle w:val="EndNoteBibliography"/>
        <w:spacing w:after="0"/>
        <w:ind w:left="720" w:hanging="720"/>
        <w:rPr>
          <w:noProof/>
        </w:rPr>
      </w:pPr>
      <w:r w:rsidRPr="009E0B76">
        <w:rPr>
          <w:noProof/>
        </w:rPr>
        <w:t>[12]</w:t>
      </w:r>
      <w:r w:rsidRPr="009E0B76">
        <w:rPr>
          <w:noProof/>
        </w:rPr>
        <w:tab/>
        <w:t>Y. Zhang</w:t>
      </w:r>
      <w:r w:rsidRPr="009E0B76">
        <w:rPr>
          <w:i/>
          <w:noProof/>
        </w:rPr>
        <w:t xml:space="preserve"> et al.</w:t>
      </w:r>
      <w:r w:rsidRPr="009E0B76">
        <w:rPr>
          <w:noProof/>
        </w:rPr>
        <w:t xml:space="preserve">, "DirectRMDB: a database of post-transcriptional RNA modifications unveiled from direct RNA sequencing technology," </w:t>
      </w:r>
      <w:r w:rsidRPr="009E0B76">
        <w:rPr>
          <w:i/>
          <w:noProof/>
        </w:rPr>
        <w:t xml:space="preserve">Nucleic acids research, </w:t>
      </w:r>
      <w:r w:rsidRPr="009E0B76">
        <w:rPr>
          <w:noProof/>
        </w:rPr>
        <w:t>vol. 51, no. D1, pp. D106-D116, 2023.</w:t>
      </w:r>
    </w:p>
    <w:p w14:paraId="21F1DBB8" w14:textId="77777777" w:rsidR="009E0B76" w:rsidRPr="009E0B76" w:rsidRDefault="009E0B76" w:rsidP="009E0B76">
      <w:pPr>
        <w:pStyle w:val="EndNoteBibliography"/>
        <w:spacing w:after="0"/>
        <w:ind w:left="720" w:hanging="720"/>
        <w:rPr>
          <w:noProof/>
        </w:rPr>
      </w:pPr>
      <w:r w:rsidRPr="009E0B76">
        <w:rPr>
          <w:noProof/>
        </w:rPr>
        <w:t>[13]</w:t>
      </w:r>
      <w:r w:rsidRPr="009E0B76">
        <w:rPr>
          <w:noProof/>
        </w:rPr>
        <w:tab/>
        <w:t xml:space="preserve">R. Azad, M. Heidari, Y. Wu, and D. Merhof, "Contextual attention network: Transformer meets u-net," in </w:t>
      </w:r>
      <w:r w:rsidRPr="009E0B76">
        <w:rPr>
          <w:i/>
          <w:noProof/>
        </w:rPr>
        <w:t>International workshop on machine learning in medical imaging</w:t>
      </w:r>
      <w:r w:rsidRPr="009E0B76">
        <w:rPr>
          <w:noProof/>
        </w:rPr>
        <w:t xml:space="preserve">, 2022: Springer, pp. 377-386. </w:t>
      </w:r>
    </w:p>
    <w:p w14:paraId="11F9AB31" w14:textId="77777777" w:rsidR="009E0B76" w:rsidRPr="009E0B76" w:rsidRDefault="009E0B76" w:rsidP="009E0B76">
      <w:pPr>
        <w:pStyle w:val="EndNoteBibliography"/>
        <w:spacing w:after="0"/>
        <w:ind w:left="720" w:hanging="720"/>
        <w:rPr>
          <w:noProof/>
        </w:rPr>
      </w:pPr>
      <w:r w:rsidRPr="009E0B76">
        <w:rPr>
          <w:noProof/>
        </w:rPr>
        <w:t>[14]</w:t>
      </w:r>
      <w:r w:rsidRPr="009E0B76">
        <w:rPr>
          <w:noProof/>
        </w:rPr>
        <w:tab/>
        <w:t xml:space="preserve">Y. Cao, F. Yang, Q. Tang, and X. Lu, "An attention enhanced bidirectional LSTM for early forest fire smoke recognition," </w:t>
      </w:r>
      <w:r w:rsidRPr="009E0B76">
        <w:rPr>
          <w:i/>
          <w:noProof/>
        </w:rPr>
        <w:t xml:space="preserve">IEEE Access, </w:t>
      </w:r>
      <w:r w:rsidRPr="009E0B76">
        <w:rPr>
          <w:noProof/>
        </w:rPr>
        <w:t>vol. 7, pp. 154732-154742, 2019.</w:t>
      </w:r>
    </w:p>
    <w:p w14:paraId="64DCFC3B" w14:textId="77777777" w:rsidR="009E0B76" w:rsidRPr="009E0B76" w:rsidRDefault="009E0B76" w:rsidP="009E0B76">
      <w:pPr>
        <w:pStyle w:val="EndNoteBibliography"/>
        <w:spacing w:after="0"/>
        <w:ind w:left="720" w:hanging="720"/>
        <w:rPr>
          <w:noProof/>
        </w:rPr>
      </w:pPr>
      <w:r w:rsidRPr="009E0B76">
        <w:rPr>
          <w:noProof/>
        </w:rPr>
        <w:t>[15]</w:t>
      </w:r>
      <w:r w:rsidRPr="009E0B76">
        <w:rPr>
          <w:noProof/>
        </w:rPr>
        <w:tab/>
        <w:t xml:space="preserve">A. Vaswani, "Attention is all you need," </w:t>
      </w:r>
      <w:r w:rsidRPr="009E0B76">
        <w:rPr>
          <w:i/>
          <w:noProof/>
        </w:rPr>
        <w:t xml:space="preserve">Advances in Neural Information Processing Systems, </w:t>
      </w:r>
      <w:r w:rsidRPr="009E0B76">
        <w:rPr>
          <w:noProof/>
        </w:rPr>
        <w:t>2017.</w:t>
      </w:r>
    </w:p>
    <w:p w14:paraId="05CC781B" w14:textId="77777777" w:rsidR="009E0B76" w:rsidRPr="009E0B76" w:rsidRDefault="009E0B76" w:rsidP="009E0B76">
      <w:pPr>
        <w:pStyle w:val="EndNoteBibliography"/>
        <w:spacing w:after="0"/>
        <w:ind w:left="720" w:hanging="720"/>
        <w:rPr>
          <w:noProof/>
        </w:rPr>
      </w:pPr>
      <w:r w:rsidRPr="009E0B76">
        <w:rPr>
          <w:noProof/>
        </w:rPr>
        <w:t>[16]</w:t>
      </w:r>
      <w:r w:rsidRPr="009E0B76">
        <w:rPr>
          <w:noProof/>
        </w:rPr>
        <w:tab/>
        <w:t xml:space="preserve">C. Hendra, P. N. Pratanwanich, Y. K. Wan, W. S. Goh, A. Thiery, and J. Göke, "Detection of m6A from direct RNA sequencing using a multiple instance learning framework," </w:t>
      </w:r>
      <w:r w:rsidRPr="009E0B76">
        <w:rPr>
          <w:i/>
          <w:noProof/>
        </w:rPr>
        <w:t xml:space="preserve">Nature methods, </w:t>
      </w:r>
      <w:r w:rsidRPr="009E0B76">
        <w:rPr>
          <w:noProof/>
        </w:rPr>
        <w:t>vol. 19, no. 12, pp. 1590-1598, 2022.</w:t>
      </w:r>
    </w:p>
    <w:p w14:paraId="748916E2" w14:textId="77777777" w:rsidR="009E0B76" w:rsidRPr="009E0B76" w:rsidRDefault="009E0B76" w:rsidP="009E0B76">
      <w:pPr>
        <w:pStyle w:val="EndNoteBibliography"/>
        <w:spacing w:after="0"/>
        <w:ind w:left="720" w:hanging="720"/>
        <w:rPr>
          <w:noProof/>
        </w:rPr>
      </w:pPr>
      <w:r w:rsidRPr="009E0B76">
        <w:rPr>
          <w:noProof/>
        </w:rPr>
        <w:t>[17]</w:t>
      </w:r>
      <w:r w:rsidRPr="009E0B76">
        <w:rPr>
          <w:noProof/>
        </w:rPr>
        <w:tab/>
        <w:t xml:space="preserve">C. Wang, Y. Ju, Q. Zou, and C. Lin, "DeepAc4C: a convolutional neural network model with hybrid features composed of physicochemical patterns and distributed representation </w:t>
      </w:r>
      <w:r w:rsidRPr="009E0B76">
        <w:rPr>
          <w:noProof/>
        </w:rPr>
        <w:lastRenderedPageBreak/>
        <w:t xml:space="preserve">information for identification of N4-acetylcytidine in mRNA," </w:t>
      </w:r>
      <w:r w:rsidRPr="009E0B76">
        <w:rPr>
          <w:i/>
          <w:noProof/>
        </w:rPr>
        <w:t xml:space="preserve">Bioinformatics, </w:t>
      </w:r>
      <w:r w:rsidRPr="009E0B76">
        <w:rPr>
          <w:noProof/>
        </w:rPr>
        <w:t>vol. 38, no. 1, pp. 52-57, 2022.</w:t>
      </w:r>
    </w:p>
    <w:p w14:paraId="0B4D3831" w14:textId="77777777" w:rsidR="009E0B76" w:rsidRPr="009E0B76" w:rsidRDefault="009E0B76" w:rsidP="009E0B76">
      <w:pPr>
        <w:pStyle w:val="EndNoteBibliography"/>
        <w:spacing w:after="0"/>
        <w:ind w:left="720" w:hanging="720"/>
        <w:rPr>
          <w:noProof/>
        </w:rPr>
      </w:pPr>
      <w:r w:rsidRPr="009E0B76">
        <w:rPr>
          <w:noProof/>
        </w:rPr>
        <w:t>[18]</w:t>
      </w:r>
      <w:r w:rsidRPr="009E0B76">
        <w:rPr>
          <w:noProof/>
        </w:rPr>
        <w:tab/>
        <w:t>Z. Song</w:t>
      </w:r>
      <w:r w:rsidRPr="009E0B76">
        <w:rPr>
          <w:i/>
          <w:noProof/>
        </w:rPr>
        <w:t xml:space="preserve"> et al.</w:t>
      </w:r>
      <w:r w:rsidRPr="009E0B76">
        <w:rPr>
          <w:noProof/>
        </w:rPr>
        <w:t xml:space="preserve">, "Attention-based multi-label neural networks for integrated prediction and interpretation of twelve widely occurring RNA modifications," </w:t>
      </w:r>
      <w:r w:rsidRPr="009E0B76">
        <w:rPr>
          <w:i/>
          <w:noProof/>
        </w:rPr>
        <w:t xml:space="preserve">Nature communications, </w:t>
      </w:r>
      <w:r w:rsidRPr="009E0B76">
        <w:rPr>
          <w:noProof/>
        </w:rPr>
        <w:t>vol. 12, no. 1, p. 4011, 2021.</w:t>
      </w:r>
    </w:p>
    <w:p w14:paraId="0D41C1DD" w14:textId="77777777" w:rsidR="009E0B76" w:rsidRPr="009E0B76" w:rsidRDefault="009E0B76" w:rsidP="009E0B76">
      <w:pPr>
        <w:pStyle w:val="EndNoteBibliography"/>
        <w:spacing w:after="0"/>
        <w:ind w:left="720" w:hanging="720"/>
        <w:rPr>
          <w:noProof/>
        </w:rPr>
      </w:pPr>
      <w:r w:rsidRPr="009E0B76">
        <w:rPr>
          <w:noProof/>
        </w:rPr>
        <w:t>[19]</w:t>
      </w:r>
      <w:r w:rsidRPr="009E0B76">
        <w:rPr>
          <w:noProof/>
        </w:rPr>
        <w:tab/>
        <w:t>C. C. Yuge</w:t>
      </w:r>
      <w:r w:rsidRPr="009E0B76">
        <w:rPr>
          <w:i/>
          <w:noProof/>
        </w:rPr>
        <w:t xml:space="preserve"> et al.</w:t>
      </w:r>
      <w:r w:rsidRPr="009E0B76">
        <w:rPr>
          <w:noProof/>
        </w:rPr>
        <w:t xml:space="preserve">, "RNA-ModX: a multilabel prediction and interpretation framework for RNA modifications," </w:t>
      </w:r>
      <w:r w:rsidRPr="009E0B76">
        <w:rPr>
          <w:i/>
          <w:noProof/>
        </w:rPr>
        <w:t xml:space="preserve">Briefings in Bioinformatics, </w:t>
      </w:r>
      <w:r w:rsidRPr="009E0B76">
        <w:rPr>
          <w:noProof/>
        </w:rPr>
        <w:t>vol. 26, no. 1, p. bbae688, 2025.</w:t>
      </w:r>
    </w:p>
    <w:p w14:paraId="766C4A1A" w14:textId="77777777" w:rsidR="009E0B76" w:rsidRPr="009E0B76" w:rsidRDefault="009E0B76" w:rsidP="009E0B76">
      <w:pPr>
        <w:pStyle w:val="EndNoteBibliography"/>
        <w:spacing w:after="0"/>
        <w:ind w:left="720" w:hanging="720"/>
        <w:rPr>
          <w:noProof/>
        </w:rPr>
      </w:pPr>
      <w:r w:rsidRPr="009E0B76">
        <w:rPr>
          <w:noProof/>
        </w:rPr>
        <w:t>[20]</w:t>
      </w:r>
      <w:r w:rsidRPr="009E0B76">
        <w:rPr>
          <w:noProof/>
        </w:rPr>
        <w:tab/>
        <w:t xml:space="preserve">H. Wang, T. Huang, D. Wang, W. Zeng, Y. Sun, and L. Zhang, "MSCAN: multi-scale self-and cross-attention network for RNA methylation site prediction," </w:t>
      </w:r>
      <w:r w:rsidRPr="009E0B76">
        <w:rPr>
          <w:i/>
          <w:noProof/>
        </w:rPr>
        <w:t xml:space="preserve">BMC bioinformatics, </w:t>
      </w:r>
      <w:r w:rsidRPr="009E0B76">
        <w:rPr>
          <w:noProof/>
        </w:rPr>
        <w:t>vol. 25, no. 1, p. 32, 2024.</w:t>
      </w:r>
    </w:p>
    <w:p w14:paraId="02CA4ACA" w14:textId="77777777" w:rsidR="009E0B76" w:rsidRPr="009E0B76" w:rsidRDefault="009E0B76" w:rsidP="009E0B76">
      <w:pPr>
        <w:pStyle w:val="EndNoteBibliography"/>
        <w:spacing w:after="0"/>
        <w:ind w:left="720" w:hanging="720"/>
        <w:rPr>
          <w:noProof/>
        </w:rPr>
      </w:pPr>
      <w:r w:rsidRPr="009E0B76">
        <w:rPr>
          <w:noProof/>
        </w:rPr>
        <w:t>[21]</w:t>
      </w:r>
      <w:r w:rsidRPr="009E0B76">
        <w:rPr>
          <w:noProof/>
        </w:rPr>
        <w:tab/>
        <w:t xml:space="preserve">B. Wang, H. Zhang, T. Cui, X. Wang, J. Song, and H. Xu, "EvoRMD: Integrating Biological Context and Evolutionary RNA Language Models for Interpretable Prediction of RNA Modifications," </w:t>
      </w:r>
      <w:r w:rsidRPr="009E0B76">
        <w:rPr>
          <w:i/>
          <w:noProof/>
        </w:rPr>
        <w:t xml:space="preserve">bioRxiv, </w:t>
      </w:r>
      <w:r w:rsidRPr="009E0B76">
        <w:rPr>
          <w:noProof/>
        </w:rPr>
        <w:t>p. 2026.03. 22.713386, 2026.</w:t>
      </w:r>
    </w:p>
    <w:p w14:paraId="0A3DBA73" w14:textId="77777777" w:rsidR="009E0B76" w:rsidRPr="009E0B76" w:rsidRDefault="009E0B76" w:rsidP="009E0B76">
      <w:pPr>
        <w:pStyle w:val="EndNoteBibliography"/>
        <w:spacing w:after="0"/>
        <w:ind w:left="720" w:hanging="720"/>
        <w:rPr>
          <w:noProof/>
        </w:rPr>
      </w:pPr>
      <w:r w:rsidRPr="009E0B76">
        <w:rPr>
          <w:noProof/>
        </w:rPr>
        <w:t>[22]</w:t>
      </w:r>
      <w:r w:rsidRPr="009E0B76">
        <w:rPr>
          <w:noProof/>
        </w:rPr>
        <w:tab/>
        <w:t xml:space="preserve">O. Ronneberger, P. Fischer, and T. Brox, "U-net: Convolutional networks for biomedical image segmentation," in </w:t>
      </w:r>
      <w:r w:rsidRPr="009E0B76">
        <w:rPr>
          <w:i/>
          <w:noProof/>
        </w:rPr>
        <w:t>Medical image computing and computer-assisted intervention–MICCAI 2015: 18th international conference, Munich, Germany, October 5-9, 2015, proceedings, part III 18</w:t>
      </w:r>
      <w:r w:rsidRPr="009E0B76">
        <w:rPr>
          <w:noProof/>
        </w:rPr>
        <w:t xml:space="preserve">, 2015: Springer, pp. 234-241. </w:t>
      </w:r>
    </w:p>
    <w:p w14:paraId="2228CC58" w14:textId="77777777" w:rsidR="009E0B76" w:rsidRPr="009E0B76" w:rsidRDefault="009E0B76" w:rsidP="009E0B76">
      <w:pPr>
        <w:pStyle w:val="EndNoteBibliography"/>
        <w:spacing w:after="0"/>
        <w:ind w:left="720" w:hanging="720"/>
        <w:rPr>
          <w:noProof/>
        </w:rPr>
      </w:pPr>
      <w:r w:rsidRPr="009E0B76">
        <w:rPr>
          <w:noProof/>
        </w:rPr>
        <w:t>[23]</w:t>
      </w:r>
      <w:r w:rsidRPr="009E0B76">
        <w:rPr>
          <w:noProof/>
        </w:rPr>
        <w:tab/>
        <w:t xml:space="preserve">Z. Zhou, M. M. Rahman Siddiquee, N. Tajbakhsh, and J. Liang, "Unet++: A nested u-net architecture for medical image segmentation," in </w:t>
      </w:r>
      <w:r w:rsidRPr="009E0B76">
        <w:rPr>
          <w:i/>
          <w:noProof/>
        </w:rPr>
        <w:t>Deep Learning in Medical Image Analysis and Multimodal Learning for Clinical Decision Support: 4th International Workshop, DLMIA 2018, and 8th International Workshop, ML-CDS 2018, Held in Conjunction with MICCAI 2018, Granada, Spain, September 20, 2018, Proceedings 4</w:t>
      </w:r>
      <w:r w:rsidRPr="009E0B76">
        <w:rPr>
          <w:noProof/>
        </w:rPr>
        <w:t xml:space="preserve">, 2018: Springer, pp. 3-11. </w:t>
      </w:r>
    </w:p>
    <w:p w14:paraId="70098804" w14:textId="77777777" w:rsidR="009E0B76" w:rsidRPr="009E0B76" w:rsidRDefault="009E0B76" w:rsidP="009E0B76">
      <w:pPr>
        <w:pStyle w:val="EndNoteBibliography"/>
        <w:spacing w:after="0"/>
        <w:ind w:left="720" w:hanging="720"/>
        <w:rPr>
          <w:noProof/>
        </w:rPr>
      </w:pPr>
      <w:r w:rsidRPr="009E0B76">
        <w:rPr>
          <w:noProof/>
        </w:rPr>
        <w:t>[24]</w:t>
      </w:r>
      <w:r w:rsidRPr="009E0B76">
        <w:rPr>
          <w:noProof/>
        </w:rPr>
        <w:tab/>
        <w:t xml:space="preserve">B. Yu, H. Yin, and Z. Zhu, "St-unet: A spatio-temporal u-network for graph-structured time series modeling," </w:t>
      </w:r>
      <w:r w:rsidRPr="009E0B76">
        <w:rPr>
          <w:i/>
          <w:noProof/>
        </w:rPr>
        <w:t xml:space="preserve">arXiv preprint arXiv:1903.05631, </w:t>
      </w:r>
      <w:r w:rsidRPr="009E0B76">
        <w:rPr>
          <w:noProof/>
        </w:rPr>
        <w:t>2019.</w:t>
      </w:r>
    </w:p>
    <w:p w14:paraId="29DF0E8B" w14:textId="77777777" w:rsidR="009E0B76" w:rsidRPr="009E0B76" w:rsidRDefault="009E0B76" w:rsidP="009E0B76">
      <w:pPr>
        <w:pStyle w:val="EndNoteBibliography"/>
        <w:spacing w:after="0"/>
        <w:ind w:left="720" w:hanging="720"/>
        <w:rPr>
          <w:noProof/>
        </w:rPr>
      </w:pPr>
      <w:r w:rsidRPr="009E0B76">
        <w:rPr>
          <w:noProof/>
        </w:rPr>
        <w:t>[25]</w:t>
      </w:r>
      <w:r w:rsidRPr="009E0B76">
        <w:rPr>
          <w:noProof/>
        </w:rPr>
        <w:tab/>
        <w:t xml:space="preserve">I. Notarnicola, M. Bin, L. Marconi, and G. Notarstefano, "The gradient tracking is a distributed integral action," </w:t>
      </w:r>
      <w:r w:rsidRPr="009E0B76">
        <w:rPr>
          <w:i/>
          <w:noProof/>
        </w:rPr>
        <w:t xml:space="preserve">IEEE Transactions on Automatic Control, </w:t>
      </w:r>
      <w:r w:rsidRPr="009E0B76">
        <w:rPr>
          <w:noProof/>
        </w:rPr>
        <w:t>vol. 68, no. 12, pp. 7911-7918, 2023.</w:t>
      </w:r>
    </w:p>
    <w:p w14:paraId="16A3F60C" w14:textId="77777777" w:rsidR="009E0B76" w:rsidRPr="009E0B76" w:rsidRDefault="009E0B76" w:rsidP="009E0B76">
      <w:pPr>
        <w:pStyle w:val="EndNoteBibliography"/>
        <w:spacing w:after="0"/>
        <w:ind w:left="720" w:hanging="720"/>
        <w:rPr>
          <w:noProof/>
        </w:rPr>
      </w:pPr>
      <w:r w:rsidRPr="009E0B76">
        <w:rPr>
          <w:noProof/>
        </w:rPr>
        <w:t>[26]</w:t>
      </w:r>
      <w:r w:rsidRPr="009E0B76">
        <w:rPr>
          <w:noProof/>
        </w:rPr>
        <w:tab/>
        <w:t xml:space="preserve">J. V. Burke, T. Hoheisel, and C. Kanzow, "Gradient consistency for integral-convolution smoothing functions," </w:t>
      </w:r>
      <w:r w:rsidRPr="009E0B76">
        <w:rPr>
          <w:i/>
          <w:noProof/>
        </w:rPr>
        <w:t xml:space="preserve">Set-Valued and Variational Analysis, </w:t>
      </w:r>
      <w:r w:rsidRPr="009E0B76">
        <w:rPr>
          <w:noProof/>
        </w:rPr>
        <w:t>vol. 21, no. 2, pp. 359-376, 2013.</w:t>
      </w:r>
    </w:p>
    <w:p w14:paraId="0C448DEA" w14:textId="77777777" w:rsidR="009E0B76" w:rsidRPr="009E0B76" w:rsidRDefault="009E0B76" w:rsidP="009E0B76">
      <w:pPr>
        <w:pStyle w:val="EndNoteBibliography"/>
        <w:spacing w:after="0"/>
        <w:ind w:left="720" w:hanging="720"/>
        <w:rPr>
          <w:noProof/>
        </w:rPr>
      </w:pPr>
      <w:r w:rsidRPr="009E0B76">
        <w:rPr>
          <w:noProof/>
        </w:rPr>
        <w:t>[27]</w:t>
      </w:r>
      <w:r w:rsidRPr="009E0B76">
        <w:rPr>
          <w:noProof/>
        </w:rPr>
        <w:tab/>
        <w:t xml:space="preserve">R. Benoit, "On the integral of the surface layer profile-gradient functions," </w:t>
      </w:r>
      <w:r w:rsidRPr="009E0B76">
        <w:rPr>
          <w:i/>
          <w:noProof/>
        </w:rPr>
        <w:t xml:space="preserve">Journal of Applied Meteorology and Climatology, </w:t>
      </w:r>
      <w:r w:rsidRPr="009E0B76">
        <w:rPr>
          <w:noProof/>
        </w:rPr>
        <w:t>vol. 16, no. 8, pp. 859-860, 1977.</w:t>
      </w:r>
    </w:p>
    <w:p w14:paraId="061271FA" w14:textId="77777777" w:rsidR="009E0B76" w:rsidRPr="009E0B76" w:rsidRDefault="009E0B76" w:rsidP="009E0B76">
      <w:pPr>
        <w:pStyle w:val="EndNoteBibliography"/>
        <w:spacing w:after="0"/>
        <w:ind w:left="720" w:hanging="720"/>
        <w:rPr>
          <w:noProof/>
        </w:rPr>
      </w:pPr>
      <w:r w:rsidRPr="009E0B76">
        <w:rPr>
          <w:noProof/>
        </w:rPr>
        <w:t>[28]</w:t>
      </w:r>
      <w:r w:rsidRPr="009E0B76">
        <w:rPr>
          <w:noProof/>
        </w:rPr>
        <w:tab/>
        <w:t>A. Cappannini</w:t>
      </w:r>
      <w:r w:rsidRPr="009E0B76">
        <w:rPr>
          <w:i/>
          <w:noProof/>
        </w:rPr>
        <w:t xml:space="preserve"> et al.</w:t>
      </w:r>
      <w:r w:rsidRPr="009E0B76">
        <w:rPr>
          <w:noProof/>
        </w:rPr>
        <w:t xml:space="preserve">, "MODOMICS: a database of RNA modifications and related information. 2023 update," </w:t>
      </w:r>
      <w:r w:rsidRPr="009E0B76">
        <w:rPr>
          <w:i/>
          <w:noProof/>
        </w:rPr>
        <w:t xml:space="preserve">Nucleic Acids Research, </w:t>
      </w:r>
      <w:r w:rsidRPr="009E0B76">
        <w:rPr>
          <w:noProof/>
        </w:rPr>
        <w:t>vol. 52, no. D1, pp. D239-D244, 2024.</w:t>
      </w:r>
    </w:p>
    <w:p w14:paraId="7565A3CC" w14:textId="77777777" w:rsidR="009E0B76" w:rsidRPr="009E0B76" w:rsidRDefault="009E0B76" w:rsidP="009E0B76">
      <w:pPr>
        <w:pStyle w:val="EndNoteBibliography"/>
        <w:spacing w:after="0"/>
        <w:ind w:left="720" w:hanging="720"/>
        <w:rPr>
          <w:noProof/>
        </w:rPr>
      </w:pPr>
      <w:r w:rsidRPr="009E0B76">
        <w:rPr>
          <w:noProof/>
        </w:rPr>
        <w:t>[29]</w:t>
      </w:r>
      <w:r w:rsidRPr="009E0B76">
        <w:rPr>
          <w:noProof/>
        </w:rPr>
        <w:tab/>
        <w:t>X. Wang</w:t>
      </w:r>
      <w:r w:rsidRPr="009E0B76">
        <w:rPr>
          <w:i/>
          <w:noProof/>
        </w:rPr>
        <w:t xml:space="preserve"> et al.</w:t>
      </w:r>
      <w:r w:rsidRPr="009E0B76">
        <w:rPr>
          <w:noProof/>
        </w:rPr>
        <w:t xml:space="preserve">, "m7GHub V2. 0: an updated database for decoding the N7-methylguanosine (m7G) epitranscriptome," </w:t>
      </w:r>
      <w:r w:rsidRPr="009E0B76">
        <w:rPr>
          <w:i/>
          <w:noProof/>
        </w:rPr>
        <w:t xml:space="preserve">Nucleic Acids Research, </w:t>
      </w:r>
      <w:r w:rsidRPr="009E0B76">
        <w:rPr>
          <w:noProof/>
        </w:rPr>
        <w:t>vol. 52, no. D1, pp. D203-D212, 2024.</w:t>
      </w:r>
    </w:p>
    <w:p w14:paraId="6FA798E4" w14:textId="77777777" w:rsidR="009E0B76" w:rsidRPr="009E0B76" w:rsidRDefault="009E0B76" w:rsidP="009E0B76">
      <w:pPr>
        <w:pStyle w:val="EndNoteBibliography"/>
        <w:spacing w:after="0"/>
        <w:ind w:left="720" w:hanging="720"/>
        <w:rPr>
          <w:noProof/>
        </w:rPr>
      </w:pPr>
      <w:r w:rsidRPr="009E0B76">
        <w:rPr>
          <w:noProof/>
        </w:rPr>
        <w:t>[30]</w:t>
      </w:r>
      <w:r w:rsidRPr="009E0B76">
        <w:rPr>
          <w:noProof/>
        </w:rPr>
        <w:tab/>
        <w:t xml:space="preserve">L. Fu, B. Niu, Z. Zhu, S. Wu, and W. Li, "CD-HIT: accelerated for clustering the next-generation sequencing data," </w:t>
      </w:r>
      <w:r w:rsidRPr="009E0B76">
        <w:rPr>
          <w:i/>
          <w:noProof/>
        </w:rPr>
        <w:t xml:space="preserve">Bioinformatics, </w:t>
      </w:r>
      <w:r w:rsidRPr="009E0B76">
        <w:rPr>
          <w:noProof/>
        </w:rPr>
        <w:t>vol. 28, no. 23, pp. 3150-3152, 2012.</w:t>
      </w:r>
    </w:p>
    <w:p w14:paraId="44DD6FA4" w14:textId="77777777" w:rsidR="009E0B76" w:rsidRPr="009E0B76" w:rsidRDefault="009E0B76" w:rsidP="009E0B76">
      <w:pPr>
        <w:pStyle w:val="EndNoteBibliography"/>
        <w:spacing w:after="0"/>
        <w:ind w:left="720" w:hanging="720"/>
        <w:rPr>
          <w:noProof/>
        </w:rPr>
      </w:pPr>
      <w:r w:rsidRPr="009E0B76">
        <w:rPr>
          <w:noProof/>
        </w:rPr>
        <w:t>[31]</w:t>
      </w:r>
      <w:r w:rsidRPr="009E0B76">
        <w:rPr>
          <w:noProof/>
        </w:rPr>
        <w:tab/>
        <w:t xml:space="preserve">R. d. C. A. Tavares, G. Mahadeshwar, H. Wan, and A. M. Pyle, "MRT-ModSeq–Rapid detection of RNA modifications with MarathonRT," </w:t>
      </w:r>
      <w:r w:rsidRPr="009E0B76">
        <w:rPr>
          <w:i/>
          <w:noProof/>
        </w:rPr>
        <w:t xml:space="preserve">Journal of Molecular Biology, </w:t>
      </w:r>
      <w:r w:rsidRPr="009E0B76">
        <w:rPr>
          <w:noProof/>
        </w:rPr>
        <w:t>vol. 435, no. 22, p. 168299, 2023.</w:t>
      </w:r>
    </w:p>
    <w:p w14:paraId="4DA87E2C" w14:textId="77777777" w:rsidR="009E0B76" w:rsidRPr="009E0B76" w:rsidRDefault="009E0B76" w:rsidP="009E0B76">
      <w:pPr>
        <w:pStyle w:val="EndNoteBibliography"/>
        <w:spacing w:after="0"/>
        <w:ind w:left="720" w:hanging="720"/>
        <w:rPr>
          <w:noProof/>
        </w:rPr>
      </w:pPr>
      <w:r w:rsidRPr="009E0B76">
        <w:rPr>
          <w:noProof/>
        </w:rPr>
        <w:t>[32]</w:t>
      </w:r>
      <w:r w:rsidRPr="009E0B76">
        <w:rPr>
          <w:noProof/>
        </w:rPr>
        <w:tab/>
        <w:t xml:space="preserve">Z. Li, B. Jin, and J. Fang, "MetaAc4C: a multi-module deep learning framework for accurate prediction of N4-acetylcytidine sites based on pre-trained bidirectional encoder </w:t>
      </w:r>
      <w:r w:rsidRPr="009E0B76">
        <w:rPr>
          <w:noProof/>
        </w:rPr>
        <w:lastRenderedPageBreak/>
        <w:t xml:space="preserve">representation and generative adversarial networks," </w:t>
      </w:r>
      <w:r w:rsidRPr="009E0B76">
        <w:rPr>
          <w:i/>
          <w:noProof/>
        </w:rPr>
        <w:t xml:space="preserve">Genomics, </w:t>
      </w:r>
      <w:r w:rsidRPr="009E0B76">
        <w:rPr>
          <w:noProof/>
        </w:rPr>
        <w:t>vol. 116, no. 1, p. 110749, 2024.</w:t>
      </w:r>
    </w:p>
    <w:p w14:paraId="07804A56" w14:textId="77777777" w:rsidR="009E0B76" w:rsidRPr="009E0B76" w:rsidRDefault="009E0B76" w:rsidP="009E0B76">
      <w:pPr>
        <w:pStyle w:val="EndNoteBibliography"/>
        <w:spacing w:after="0"/>
        <w:ind w:left="720" w:hanging="720"/>
        <w:rPr>
          <w:noProof/>
        </w:rPr>
      </w:pPr>
      <w:r w:rsidRPr="009E0B76">
        <w:rPr>
          <w:noProof/>
        </w:rPr>
        <w:t>[33]</w:t>
      </w:r>
      <w:r w:rsidRPr="009E0B76">
        <w:rPr>
          <w:noProof/>
        </w:rPr>
        <w:tab/>
        <w:t xml:space="preserve">X. Chen, Y. Liu, K. Lv, M. Wang, X. Liu, and B. Li, "FASTdRNA: a workflow for the analysis of ONT direct RNA sequencing," </w:t>
      </w:r>
      <w:r w:rsidRPr="009E0B76">
        <w:rPr>
          <w:i/>
          <w:noProof/>
        </w:rPr>
        <w:t xml:space="preserve">Bioinformatics Advances, </w:t>
      </w:r>
      <w:r w:rsidRPr="009E0B76">
        <w:rPr>
          <w:noProof/>
        </w:rPr>
        <w:t>vol. 3, no. 1, p. vbad099, 2023.</w:t>
      </w:r>
    </w:p>
    <w:p w14:paraId="67E44947" w14:textId="77777777" w:rsidR="009E0B76" w:rsidRPr="009E0B76" w:rsidRDefault="009E0B76" w:rsidP="009E0B76">
      <w:pPr>
        <w:pStyle w:val="EndNoteBibliography"/>
        <w:spacing w:after="0"/>
        <w:ind w:left="720" w:hanging="720"/>
        <w:rPr>
          <w:noProof/>
        </w:rPr>
      </w:pPr>
      <w:r w:rsidRPr="009E0B76">
        <w:rPr>
          <w:noProof/>
        </w:rPr>
        <w:t>[34]</w:t>
      </w:r>
      <w:r w:rsidRPr="009E0B76">
        <w:rPr>
          <w:noProof/>
        </w:rPr>
        <w:tab/>
        <w:t>Y. Wu</w:t>
      </w:r>
      <w:r w:rsidRPr="009E0B76">
        <w:rPr>
          <w:i/>
          <w:noProof/>
        </w:rPr>
        <w:t xml:space="preserve"> et al.</w:t>
      </w:r>
      <w:r w:rsidRPr="009E0B76">
        <w:rPr>
          <w:noProof/>
        </w:rPr>
        <w:t xml:space="preserve">, "Simultaneous profiling of ac4C and m5C modifications from nanopore direct RNA sequencing," </w:t>
      </w:r>
      <w:r w:rsidRPr="009E0B76">
        <w:rPr>
          <w:i/>
          <w:noProof/>
        </w:rPr>
        <w:t xml:space="preserve">International Journal of Biological Macromolecules, </w:t>
      </w:r>
      <w:r w:rsidRPr="009E0B76">
        <w:rPr>
          <w:noProof/>
        </w:rPr>
        <w:t>vol. 305, p. 140863, 2025.</w:t>
      </w:r>
    </w:p>
    <w:p w14:paraId="23116EB8" w14:textId="77777777" w:rsidR="009E0B76" w:rsidRPr="009E0B76" w:rsidRDefault="009E0B76" w:rsidP="009E0B76">
      <w:pPr>
        <w:pStyle w:val="EndNoteBibliography"/>
        <w:spacing w:after="0"/>
        <w:ind w:left="720" w:hanging="720"/>
        <w:rPr>
          <w:noProof/>
        </w:rPr>
      </w:pPr>
      <w:r w:rsidRPr="009E0B76">
        <w:rPr>
          <w:noProof/>
        </w:rPr>
        <w:t>[35]</w:t>
      </w:r>
      <w:r w:rsidRPr="009E0B76">
        <w:rPr>
          <w:noProof/>
        </w:rPr>
        <w:tab/>
        <w:t xml:space="preserve">S. Cruciani and E. M. Novoa, "The new era of single-molecule RNA modification detection through nanopore base-calling models," </w:t>
      </w:r>
      <w:r w:rsidRPr="009E0B76">
        <w:rPr>
          <w:i/>
          <w:noProof/>
        </w:rPr>
        <w:t xml:space="preserve">Nature Reviews Molecular Cell Biology, </w:t>
      </w:r>
      <w:r w:rsidRPr="009E0B76">
        <w:rPr>
          <w:noProof/>
        </w:rPr>
        <w:t>vol. 27, no. 1, pp. 10-18, 2026.</w:t>
      </w:r>
    </w:p>
    <w:p w14:paraId="6E768B44" w14:textId="77777777" w:rsidR="009E0B76" w:rsidRPr="009E0B76" w:rsidRDefault="009E0B76" w:rsidP="009E0B76">
      <w:pPr>
        <w:pStyle w:val="EndNoteBibliography"/>
        <w:spacing w:after="0"/>
        <w:ind w:left="720" w:hanging="720"/>
        <w:rPr>
          <w:noProof/>
        </w:rPr>
      </w:pPr>
      <w:r w:rsidRPr="009E0B76">
        <w:rPr>
          <w:noProof/>
        </w:rPr>
        <w:t>[36]</w:t>
      </w:r>
      <w:r w:rsidRPr="009E0B76">
        <w:rPr>
          <w:noProof/>
        </w:rPr>
        <w:tab/>
        <w:t>X. Lang</w:t>
      </w:r>
      <w:r w:rsidRPr="009E0B76">
        <w:rPr>
          <w:i/>
          <w:noProof/>
        </w:rPr>
        <w:t xml:space="preserve"> et al.</w:t>
      </w:r>
      <w:r w:rsidRPr="009E0B76">
        <w:rPr>
          <w:noProof/>
        </w:rPr>
        <w:t xml:space="preserve">, "PRMD: an integrated database for plant RNA modifications," </w:t>
      </w:r>
      <w:r w:rsidRPr="009E0B76">
        <w:rPr>
          <w:i/>
          <w:noProof/>
        </w:rPr>
        <w:t xml:space="preserve">Nucleic Acids Research, </w:t>
      </w:r>
      <w:r w:rsidRPr="009E0B76">
        <w:rPr>
          <w:noProof/>
        </w:rPr>
        <w:t>vol. 52, no. D1, pp. D1597-D1613, 2024.</w:t>
      </w:r>
    </w:p>
    <w:p w14:paraId="50A5D1F4" w14:textId="77777777" w:rsidR="009E0B76" w:rsidRPr="009E0B76" w:rsidRDefault="009E0B76" w:rsidP="009E0B76">
      <w:pPr>
        <w:pStyle w:val="EndNoteBibliography"/>
        <w:spacing w:after="0"/>
        <w:ind w:left="720" w:hanging="720"/>
        <w:rPr>
          <w:noProof/>
        </w:rPr>
      </w:pPr>
      <w:r w:rsidRPr="009E0B76">
        <w:rPr>
          <w:noProof/>
        </w:rPr>
        <w:t>[37]</w:t>
      </w:r>
      <w:r w:rsidRPr="009E0B76">
        <w:rPr>
          <w:noProof/>
        </w:rPr>
        <w:tab/>
        <w:t>L. Reiser</w:t>
      </w:r>
      <w:r w:rsidRPr="009E0B76">
        <w:rPr>
          <w:i/>
          <w:noProof/>
        </w:rPr>
        <w:t xml:space="preserve"> et al.</w:t>
      </w:r>
      <w:r w:rsidRPr="009E0B76">
        <w:rPr>
          <w:noProof/>
        </w:rPr>
        <w:t xml:space="preserve">, "Recent major changes to TAIR: updates to the database, website, and Arabidopsis genome," </w:t>
      </w:r>
      <w:r w:rsidRPr="009E0B76">
        <w:rPr>
          <w:i/>
          <w:noProof/>
        </w:rPr>
        <w:t xml:space="preserve">Genetics, </w:t>
      </w:r>
      <w:r w:rsidRPr="009E0B76">
        <w:rPr>
          <w:noProof/>
        </w:rPr>
        <w:t>p. iyaf248, 2026.</w:t>
      </w:r>
    </w:p>
    <w:p w14:paraId="3FB186BD" w14:textId="77777777" w:rsidR="009E0B76" w:rsidRPr="009E0B76" w:rsidRDefault="009E0B76" w:rsidP="009E0B76">
      <w:pPr>
        <w:pStyle w:val="EndNoteBibliography"/>
        <w:spacing w:after="0"/>
        <w:ind w:left="720" w:hanging="720"/>
        <w:rPr>
          <w:noProof/>
        </w:rPr>
      </w:pPr>
      <w:r w:rsidRPr="009E0B76">
        <w:rPr>
          <w:noProof/>
        </w:rPr>
        <w:t>[38]</w:t>
      </w:r>
      <w:r w:rsidRPr="009E0B76">
        <w:rPr>
          <w:noProof/>
        </w:rPr>
        <w:tab/>
        <w:t>Y. Chen</w:t>
      </w:r>
      <w:r w:rsidRPr="009E0B76">
        <w:rPr>
          <w:i/>
          <w:noProof/>
        </w:rPr>
        <w:t xml:space="preserve"> et al.</w:t>
      </w:r>
      <w:r w:rsidRPr="009E0B76">
        <w:rPr>
          <w:noProof/>
        </w:rPr>
        <w:t xml:space="preserve">, "A systematic benchmark of Nanopore long-read RNA sequencing for transcript-level analysis in human cell lines," </w:t>
      </w:r>
      <w:r w:rsidRPr="009E0B76">
        <w:rPr>
          <w:i/>
          <w:noProof/>
        </w:rPr>
        <w:t xml:space="preserve">Nature methods, </w:t>
      </w:r>
      <w:r w:rsidRPr="009E0B76">
        <w:rPr>
          <w:noProof/>
        </w:rPr>
        <w:t>vol. 22, no. 4, pp. 801-812, 2025.</w:t>
      </w:r>
    </w:p>
    <w:p w14:paraId="216063FA" w14:textId="77777777" w:rsidR="009E0B76" w:rsidRPr="009E0B76" w:rsidRDefault="009E0B76" w:rsidP="009E0B76">
      <w:pPr>
        <w:pStyle w:val="EndNoteBibliography"/>
        <w:spacing w:after="0"/>
        <w:ind w:left="720" w:hanging="720"/>
        <w:rPr>
          <w:noProof/>
        </w:rPr>
      </w:pPr>
      <w:r w:rsidRPr="009E0B76">
        <w:rPr>
          <w:noProof/>
        </w:rPr>
        <w:t>[39]</w:t>
      </w:r>
      <w:r w:rsidRPr="009E0B76">
        <w:rPr>
          <w:noProof/>
        </w:rPr>
        <w:tab/>
        <w:t xml:space="preserve">C. Duan and R. Li, "Multi-head linear attention generative adversarial network for thin cloud removal," </w:t>
      </w:r>
      <w:r w:rsidRPr="009E0B76">
        <w:rPr>
          <w:i/>
          <w:noProof/>
        </w:rPr>
        <w:t xml:space="preserve">arXiv preprint arXiv:2012.10898, </w:t>
      </w:r>
      <w:r w:rsidRPr="009E0B76">
        <w:rPr>
          <w:noProof/>
        </w:rPr>
        <w:t>2020.</w:t>
      </w:r>
    </w:p>
    <w:p w14:paraId="4B6CE724" w14:textId="77777777" w:rsidR="009E0B76" w:rsidRPr="009E0B76" w:rsidRDefault="009E0B76" w:rsidP="009E0B76">
      <w:pPr>
        <w:pStyle w:val="EndNoteBibliography"/>
        <w:spacing w:after="0"/>
        <w:ind w:left="720" w:hanging="720"/>
        <w:rPr>
          <w:noProof/>
        </w:rPr>
      </w:pPr>
      <w:r w:rsidRPr="009E0B76">
        <w:rPr>
          <w:noProof/>
        </w:rPr>
        <w:t>[40]</w:t>
      </w:r>
      <w:r w:rsidRPr="009E0B76">
        <w:rPr>
          <w:noProof/>
        </w:rPr>
        <w:tab/>
        <w:t xml:space="preserve">A. Creswell, T. White, V. Dumoulin, K. Arulkumaran, B. Sengupta, and A. A. Bharath, "Generative adversarial networks: An overview," </w:t>
      </w:r>
      <w:r w:rsidRPr="009E0B76">
        <w:rPr>
          <w:i/>
          <w:noProof/>
        </w:rPr>
        <w:t xml:space="preserve">IEEE signal processing magazine, </w:t>
      </w:r>
      <w:r w:rsidRPr="009E0B76">
        <w:rPr>
          <w:noProof/>
        </w:rPr>
        <w:t>vol. 35, no. 1, pp. 53-65, 2018.</w:t>
      </w:r>
    </w:p>
    <w:p w14:paraId="2828584F" w14:textId="77777777" w:rsidR="009E0B76" w:rsidRPr="009E0B76" w:rsidRDefault="009E0B76" w:rsidP="009E0B76">
      <w:pPr>
        <w:pStyle w:val="EndNoteBibliography"/>
        <w:spacing w:after="0"/>
        <w:ind w:left="720" w:hanging="720"/>
        <w:rPr>
          <w:noProof/>
        </w:rPr>
      </w:pPr>
      <w:r w:rsidRPr="009E0B76">
        <w:rPr>
          <w:noProof/>
        </w:rPr>
        <w:t>[41]</w:t>
      </w:r>
      <w:r w:rsidRPr="009E0B76">
        <w:rPr>
          <w:noProof/>
        </w:rPr>
        <w:tab/>
        <w:t xml:space="preserve">K. Wang, C. Gou, Y. Duan, Y. Lin, X. Zheng, and F.-Y. Wang, "Generative adversarial networks: introduction and outlook," </w:t>
      </w:r>
      <w:r w:rsidRPr="009E0B76">
        <w:rPr>
          <w:i/>
          <w:noProof/>
        </w:rPr>
        <w:t xml:space="preserve">IEEE/CAA Journal of Automatica Sinica, </w:t>
      </w:r>
      <w:r w:rsidRPr="009E0B76">
        <w:rPr>
          <w:noProof/>
        </w:rPr>
        <w:t>vol. 4, no. 4, pp. 588-598, 2017.</w:t>
      </w:r>
    </w:p>
    <w:p w14:paraId="119A38F4" w14:textId="77777777" w:rsidR="009E0B76" w:rsidRPr="009E0B76" w:rsidRDefault="009E0B76" w:rsidP="009E0B76">
      <w:pPr>
        <w:pStyle w:val="EndNoteBibliography"/>
        <w:spacing w:after="0"/>
        <w:ind w:left="720" w:hanging="720"/>
        <w:rPr>
          <w:noProof/>
        </w:rPr>
      </w:pPr>
      <w:r w:rsidRPr="009E0B76">
        <w:rPr>
          <w:noProof/>
        </w:rPr>
        <w:t>[42]</w:t>
      </w:r>
      <w:r w:rsidRPr="009E0B76">
        <w:rPr>
          <w:noProof/>
        </w:rPr>
        <w:tab/>
        <w:t>I. Goodfellow</w:t>
      </w:r>
      <w:r w:rsidRPr="009E0B76">
        <w:rPr>
          <w:i/>
          <w:noProof/>
        </w:rPr>
        <w:t xml:space="preserve"> et al.</w:t>
      </w:r>
      <w:r w:rsidRPr="009E0B76">
        <w:rPr>
          <w:noProof/>
        </w:rPr>
        <w:t xml:space="preserve">, "Generative adversarial networks," </w:t>
      </w:r>
      <w:r w:rsidRPr="009E0B76">
        <w:rPr>
          <w:i/>
          <w:noProof/>
        </w:rPr>
        <w:t xml:space="preserve">Communications of the ACM, </w:t>
      </w:r>
      <w:r w:rsidRPr="009E0B76">
        <w:rPr>
          <w:noProof/>
        </w:rPr>
        <w:t>vol. 63, no. 11, pp. 139-144, 2020.</w:t>
      </w:r>
    </w:p>
    <w:p w14:paraId="3BFDBD25" w14:textId="77777777" w:rsidR="009E0B76" w:rsidRPr="009E0B76" w:rsidRDefault="009E0B76" w:rsidP="009E0B76">
      <w:pPr>
        <w:pStyle w:val="EndNoteBibliography"/>
        <w:spacing w:after="0"/>
        <w:ind w:left="720" w:hanging="720"/>
        <w:rPr>
          <w:noProof/>
        </w:rPr>
      </w:pPr>
      <w:r w:rsidRPr="009E0B76">
        <w:rPr>
          <w:noProof/>
        </w:rPr>
        <w:t>[43]</w:t>
      </w:r>
      <w:r w:rsidRPr="009E0B76">
        <w:rPr>
          <w:noProof/>
        </w:rPr>
        <w:tab/>
        <w:t>R. Lorenz</w:t>
      </w:r>
      <w:r w:rsidRPr="009E0B76">
        <w:rPr>
          <w:i/>
          <w:noProof/>
        </w:rPr>
        <w:t xml:space="preserve"> et al.</w:t>
      </w:r>
      <w:r w:rsidRPr="009E0B76">
        <w:rPr>
          <w:noProof/>
        </w:rPr>
        <w:t xml:space="preserve">, "ViennaRNA Package 2.0," </w:t>
      </w:r>
      <w:r w:rsidRPr="009E0B76">
        <w:rPr>
          <w:i/>
          <w:noProof/>
        </w:rPr>
        <w:t xml:space="preserve">Algorithms for molecular biology, </w:t>
      </w:r>
      <w:r w:rsidRPr="009E0B76">
        <w:rPr>
          <w:noProof/>
        </w:rPr>
        <w:t>vol. 6, no. 1, p. 26, 2011.</w:t>
      </w:r>
    </w:p>
    <w:p w14:paraId="08CBE7F3" w14:textId="77777777" w:rsidR="009E0B76" w:rsidRPr="009E0B76" w:rsidRDefault="009E0B76" w:rsidP="009E0B76">
      <w:pPr>
        <w:pStyle w:val="EndNoteBibliography"/>
        <w:spacing w:after="0"/>
        <w:ind w:left="720" w:hanging="720"/>
        <w:rPr>
          <w:noProof/>
        </w:rPr>
      </w:pPr>
      <w:r w:rsidRPr="009E0B76">
        <w:rPr>
          <w:noProof/>
        </w:rPr>
        <w:t>[44]</w:t>
      </w:r>
      <w:r w:rsidRPr="009E0B76">
        <w:rPr>
          <w:noProof/>
        </w:rPr>
        <w:tab/>
        <w:t xml:space="preserve">I. L. Hofacker, W. Fontana, P. F. Stadler, L. S. Bonhoeffer, M. Tacker, and P. Schuster, "Fast folding and comparison of RNA secondary structures," </w:t>
      </w:r>
      <w:r w:rsidRPr="009E0B76">
        <w:rPr>
          <w:i/>
          <w:noProof/>
        </w:rPr>
        <w:t xml:space="preserve">Monatshefte für Chemie/Chemical Monthly, </w:t>
      </w:r>
      <w:r w:rsidRPr="009E0B76">
        <w:rPr>
          <w:noProof/>
        </w:rPr>
        <w:t>vol. 125, no. 2, pp. 167-188, 1994.</w:t>
      </w:r>
    </w:p>
    <w:p w14:paraId="133D0B68" w14:textId="77777777" w:rsidR="009E0B76" w:rsidRPr="009E0B76" w:rsidRDefault="009E0B76" w:rsidP="009E0B76">
      <w:pPr>
        <w:pStyle w:val="EndNoteBibliography"/>
        <w:spacing w:after="0"/>
        <w:ind w:left="720" w:hanging="720"/>
        <w:rPr>
          <w:noProof/>
        </w:rPr>
      </w:pPr>
      <w:r w:rsidRPr="009E0B76">
        <w:rPr>
          <w:noProof/>
        </w:rPr>
        <w:t>[45]</w:t>
      </w:r>
      <w:r w:rsidRPr="009E0B76">
        <w:rPr>
          <w:noProof/>
        </w:rPr>
        <w:tab/>
        <w:t>L. Huang</w:t>
      </w:r>
      <w:r w:rsidRPr="009E0B76">
        <w:rPr>
          <w:i/>
          <w:noProof/>
        </w:rPr>
        <w:t xml:space="preserve"> et al.</w:t>
      </w:r>
      <w:r w:rsidRPr="009E0B76">
        <w:rPr>
          <w:noProof/>
        </w:rPr>
        <w:t xml:space="preserve">, "LinearFold: linear-time approximate RNA folding by 5'-to-3'dynamic programming and beam search," </w:t>
      </w:r>
      <w:r w:rsidRPr="009E0B76">
        <w:rPr>
          <w:i/>
          <w:noProof/>
        </w:rPr>
        <w:t xml:space="preserve">Bioinformatics, </w:t>
      </w:r>
      <w:r w:rsidRPr="009E0B76">
        <w:rPr>
          <w:noProof/>
        </w:rPr>
        <w:t>vol. 35, no. 14, pp. i295-i304, 2019.</w:t>
      </w:r>
    </w:p>
    <w:p w14:paraId="739ABA89" w14:textId="77777777" w:rsidR="009E0B76" w:rsidRPr="009E0B76" w:rsidRDefault="009E0B76" w:rsidP="009E0B76">
      <w:pPr>
        <w:pStyle w:val="EndNoteBibliography"/>
        <w:spacing w:after="0"/>
        <w:ind w:left="720" w:hanging="720"/>
        <w:rPr>
          <w:noProof/>
        </w:rPr>
      </w:pPr>
      <w:r w:rsidRPr="009E0B76">
        <w:rPr>
          <w:noProof/>
        </w:rPr>
        <w:t>[46]</w:t>
      </w:r>
      <w:r w:rsidRPr="009E0B76">
        <w:rPr>
          <w:noProof/>
        </w:rPr>
        <w:tab/>
        <w:t xml:space="preserve">D. Deng, K. Zhao, D. Hendrix, D. H. Mathews, and L. Huang, "Linearfold: Linear-time prediction of rna secondary structures," </w:t>
      </w:r>
      <w:r w:rsidRPr="009E0B76">
        <w:rPr>
          <w:i/>
          <w:noProof/>
        </w:rPr>
        <w:t xml:space="preserve">bioRxiv, </w:t>
      </w:r>
      <w:r w:rsidRPr="009E0B76">
        <w:rPr>
          <w:noProof/>
        </w:rPr>
        <w:t>p. 263509, 2018.</w:t>
      </w:r>
    </w:p>
    <w:p w14:paraId="369CD2C1" w14:textId="77777777" w:rsidR="009E0B76" w:rsidRPr="009E0B76" w:rsidRDefault="009E0B76" w:rsidP="009E0B76">
      <w:pPr>
        <w:pStyle w:val="EndNoteBibliography"/>
        <w:spacing w:after="0"/>
        <w:ind w:left="720" w:hanging="720"/>
        <w:rPr>
          <w:noProof/>
        </w:rPr>
      </w:pPr>
      <w:r w:rsidRPr="009E0B76">
        <w:rPr>
          <w:noProof/>
        </w:rPr>
        <w:t>[47]</w:t>
      </w:r>
      <w:r w:rsidRPr="009E0B76">
        <w:rPr>
          <w:noProof/>
        </w:rPr>
        <w:tab/>
        <w:t>A. Malik</w:t>
      </w:r>
      <w:r w:rsidRPr="009E0B76">
        <w:rPr>
          <w:i/>
          <w:noProof/>
        </w:rPr>
        <w:t xml:space="preserve"> et al.</w:t>
      </w:r>
      <w:r w:rsidRPr="009E0B76">
        <w:rPr>
          <w:noProof/>
        </w:rPr>
        <w:t xml:space="preserve">, "LinearAlifold: Linear-time consensus structure prediction for RNA alignments," </w:t>
      </w:r>
      <w:r w:rsidRPr="009E0B76">
        <w:rPr>
          <w:i/>
          <w:noProof/>
        </w:rPr>
        <w:t xml:space="preserve">Journal of molecular biology, </w:t>
      </w:r>
      <w:r w:rsidRPr="009E0B76">
        <w:rPr>
          <w:noProof/>
        </w:rPr>
        <w:t>vol. 436, no. 17, p. 168694, 2024.</w:t>
      </w:r>
    </w:p>
    <w:p w14:paraId="1975C44E" w14:textId="77777777" w:rsidR="009E0B76" w:rsidRPr="009E0B76" w:rsidRDefault="009E0B76" w:rsidP="009E0B76">
      <w:pPr>
        <w:pStyle w:val="EndNoteBibliography"/>
        <w:spacing w:after="0"/>
        <w:ind w:left="720" w:hanging="720"/>
        <w:rPr>
          <w:noProof/>
        </w:rPr>
      </w:pPr>
      <w:r w:rsidRPr="009E0B76">
        <w:rPr>
          <w:noProof/>
        </w:rPr>
        <w:t>[48]</w:t>
      </w:r>
      <w:r w:rsidRPr="009E0B76">
        <w:rPr>
          <w:noProof/>
        </w:rPr>
        <w:tab/>
        <w:t xml:space="preserve">C. Bernard, "Computational methods based on deep learning for the prediction of RNA 3D structures," Université Paris-Saclay, 2025. </w:t>
      </w:r>
    </w:p>
    <w:p w14:paraId="706C868F" w14:textId="77777777" w:rsidR="009E0B76" w:rsidRPr="009E0B76" w:rsidRDefault="009E0B76" w:rsidP="009E0B76">
      <w:pPr>
        <w:pStyle w:val="EndNoteBibliography"/>
        <w:spacing w:after="0"/>
        <w:ind w:left="720" w:hanging="720"/>
        <w:rPr>
          <w:noProof/>
        </w:rPr>
      </w:pPr>
      <w:r w:rsidRPr="009E0B76">
        <w:rPr>
          <w:noProof/>
        </w:rPr>
        <w:t>[49]</w:t>
      </w:r>
      <w:r w:rsidRPr="009E0B76">
        <w:rPr>
          <w:noProof/>
        </w:rPr>
        <w:tab/>
        <w:t xml:space="preserve">P. D. Dans, D. Gallego, A. Balaceanu, L. Darre, H. Gomez, and M. Orozco, "Modeling, simulations, and bioinformatics at the service of RNA structure," </w:t>
      </w:r>
      <w:r w:rsidRPr="009E0B76">
        <w:rPr>
          <w:i/>
          <w:noProof/>
        </w:rPr>
        <w:t xml:space="preserve">Chem, </w:t>
      </w:r>
      <w:r w:rsidRPr="009E0B76">
        <w:rPr>
          <w:noProof/>
        </w:rPr>
        <w:t>vol. 5, no. 1, pp. 51-73, 2019.</w:t>
      </w:r>
    </w:p>
    <w:p w14:paraId="6D967DBF" w14:textId="77777777" w:rsidR="009E0B76" w:rsidRPr="009E0B76" w:rsidRDefault="009E0B76" w:rsidP="009E0B76">
      <w:pPr>
        <w:pStyle w:val="EndNoteBibliography"/>
        <w:spacing w:after="0"/>
        <w:ind w:left="720" w:hanging="720"/>
        <w:rPr>
          <w:noProof/>
        </w:rPr>
      </w:pPr>
      <w:r w:rsidRPr="009E0B76">
        <w:rPr>
          <w:noProof/>
        </w:rPr>
        <w:t>[50]</w:t>
      </w:r>
      <w:r w:rsidRPr="009E0B76">
        <w:rPr>
          <w:noProof/>
        </w:rPr>
        <w:tab/>
        <w:t xml:space="preserve">M. Fey and J. E. Lenssen, "Fast graph representation learning with PyTorch Geometric," </w:t>
      </w:r>
      <w:r w:rsidRPr="009E0B76">
        <w:rPr>
          <w:i/>
          <w:noProof/>
        </w:rPr>
        <w:t xml:space="preserve">arXiv preprint arXiv:1903.02428, </w:t>
      </w:r>
      <w:r w:rsidRPr="009E0B76">
        <w:rPr>
          <w:noProof/>
        </w:rPr>
        <w:t>2019.</w:t>
      </w:r>
    </w:p>
    <w:p w14:paraId="06D0EDD6" w14:textId="77777777" w:rsidR="009E0B76" w:rsidRPr="009E0B76" w:rsidRDefault="009E0B76" w:rsidP="009E0B76">
      <w:pPr>
        <w:pStyle w:val="EndNoteBibliography"/>
        <w:spacing w:after="0"/>
        <w:ind w:left="720" w:hanging="720"/>
        <w:rPr>
          <w:noProof/>
        </w:rPr>
      </w:pPr>
      <w:r w:rsidRPr="009E0B76">
        <w:rPr>
          <w:noProof/>
        </w:rPr>
        <w:lastRenderedPageBreak/>
        <w:t>[51]</w:t>
      </w:r>
      <w:r w:rsidRPr="009E0B76">
        <w:rPr>
          <w:noProof/>
        </w:rPr>
        <w:tab/>
        <w:t>B. Rozemberczki</w:t>
      </w:r>
      <w:r w:rsidRPr="009E0B76">
        <w:rPr>
          <w:i/>
          <w:noProof/>
        </w:rPr>
        <w:t xml:space="preserve"> et al.</w:t>
      </w:r>
      <w:r w:rsidRPr="009E0B76">
        <w:rPr>
          <w:noProof/>
        </w:rPr>
        <w:t xml:space="preserve">, "Pytorch geometric temporal: Spatiotemporal signal processing with neural machine learning models," in </w:t>
      </w:r>
      <w:r w:rsidRPr="009E0B76">
        <w:rPr>
          <w:i/>
          <w:noProof/>
        </w:rPr>
        <w:t>Proceedings of the 30th ACM international conference on information &amp; knowledge management</w:t>
      </w:r>
      <w:r w:rsidRPr="009E0B76">
        <w:rPr>
          <w:noProof/>
        </w:rPr>
        <w:t xml:space="preserve">, 2021, pp. 4564-4573. </w:t>
      </w:r>
    </w:p>
    <w:p w14:paraId="1B0BE82F" w14:textId="77777777" w:rsidR="009E0B76" w:rsidRPr="009E0B76" w:rsidRDefault="009E0B76" w:rsidP="009E0B76">
      <w:pPr>
        <w:pStyle w:val="EndNoteBibliography"/>
        <w:spacing w:after="0"/>
        <w:ind w:left="720" w:hanging="720"/>
        <w:rPr>
          <w:noProof/>
        </w:rPr>
      </w:pPr>
      <w:r w:rsidRPr="009E0B76">
        <w:rPr>
          <w:noProof/>
        </w:rPr>
        <w:t>[52]</w:t>
      </w:r>
      <w:r w:rsidRPr="009E0B76">
        <w:rPr>
          <w:noProof/>
        </w:rPr>
        <w:tab/>
        <w:t xml:space="preserve">J. Chai and G. Shi, "Module: Module embedding for knowledge graphs," </w:t>
      </w:r>
      <w:r w:rsidRPr="009E0B76">
        <w:rPr>
          <w:i/>
          <w:noProof/>
        </w:rPr>
        <w:t xml:space="preserve">arXiv preprint arXiv:2203.04702, </w:t>
      </w:r>
      <w:r w:rsidRPr="009E0B76">
        <w:rPr>
          <w:noProof/>
        </w:rPr>
        <w:t>2022.</w:t>
      </w:r>
    </w:p>
    <w:p w14:paraId="010B9F67" w14:textId="77777777" w:rsidR="009E0B76" w:rsidRPr="009E0B76" w:rsidRDefault="009E0B76" w:rsidP="009E0B76">
      <w:pPr>
        <w:pStyle w:val="EndNoteBibliography"/>
        <w:spacing w:after="0"/>
        <w:ind w:left="720" w:hanging="720"/>
        <w:rPr>
          <w:noProof/>
        </w:rPr>
      </w:pPr>
      <w:r w:rsidRPr="009E0B76">
        <w:rPr>
          <w:noProof/>
        </w:rPr>
        <w:t>[53]</w:t>
      </w:r>
      <w:r w:rsidRPr="009E0B76">
        <w:rPr>
          <w:noProof/>
        </w:rPr>
        <w:tab/>
        <w:t xml:space="preserve">W. Zheng, L. Yin, X. Chen, Z. Ma, S. Liu, and B. Yang, "Knowledge base graph embedding module design for Visual question answering model," </w:t>
      </w:r>
      <w:r w:rsidRPr="009E0B76">
        <w:rPr>
          <w:i/>
          <w:noProof/>
        </w:rPr>
        <w:t xml:space="preserve">Pattern recognition, </w:t>
      </w:r>
      <w:r w:rsidRPr="009E0B76">
        <w:rPr>
          <w:noProof/>
        </w:rPr>
        <w:t>vol. 120, p. 108153, 2021.</w:t>
      </w:r>
    </w:p>
    <w:p w14:paraId="2A5D52D9" w14:textId="77777777" w:rsidR="009E0B76" w:rsidRPr="009E0B76" w:rsidRDefault="009E0B76" w:rsidP="009E0B76">
      <w:pPr>
        <w:pStyle w:val="EndNoteBibliography"/>
        <w:spacing w:after="0"/>
        <w:ind w:left="720" w:hanging="720"/>
        <w:rPr>
          <w:noProof/>
        </w:rPr>
      </w:pPr>
      <w:r w:rsidRPr="009E0B76">
        <w:rPr>
          <w:noProof/>
        </w:rPr>
        <w:t>[54]</w:t>
      </w:r>
      <w:r w:rsidRPr="009E0B76">
        <w:rPr>
          <w:noProof/>
        </w:rPr>
        <w:tab/>
        <w:t xml:space="preserve">M. Lou, H.-Y. Zhou, S. Yang, and Y. Yu, "TransXNet: learning both global and local dynamics with a dual dynamic token mixer for visual recognition," </w:t>
      </w:r>
      <w:r w:rsidRPr="009E0B76">
        <w:rPr>
          <w:i/>
          <w:noProof/>
        </w:rPr>
        <w:t xml:space="preserve">arXiv preprint arXiv:2310.19380, </w:t>
      </w:r>
      <w:r w:rsidRPr="009E0B76">
        <w:rPr>
          <w:noProof/>
        </w:rPr>
        <w:t>2023.</w:t>
      </w:r>
    </w:p>
    <w:p w14:paraId="25911C15" w14:textId="77777777" w:rsidR="009E0B76" w:rsidRPr="009E0B76" w:rsidRDefault="009E0B76" w:rsidP="009E0B76">
      <w:pPr>
        <w:pStyle w:val="EndNoteBibliography"/>
        <w:spacing w:after="0"/>
        <w:ind w:left="720" w:hanging="720"/>
        <w:rPr>
          <w:noProof/>
        </w:rPr>
      </w:pPr>
      <w:r w:rsidRPr="009E0B76">
        <w:rPr>
          <w:noProof/>
        </w:rPr>
        <w:t>[55]</w:t>
      </w:r>
      <w:r w:rsidRPr="009E0B76">
        <w:rPr>
          <w:noProof/>
        </w:rPr>
        <w:tab/>
        <w:t xml:space="preserve">R. Wang, H. Jiang, and Y. Li, "UPerNet with ConvNeXt for Semantic Segmentation," in </w:t>
      </w:r>
      <w:r w:rsidRPr="009E0B76">
        <w:rPr>
          <w:i/>
          <w:noProof/>
        </w:rPr>
        <w:t>2023 IEEE 3rd International Conference on Electronic Technology, Communication and Information (ICETCI)</w:t>
      </w:r>
      <w:r w:rsidRPr="009E0B76">
        <w:rPr>
          <w:noProof/>
        </w:rPr>
        <w:t xml:space="preserve">, 2023: IEEE, pp. 764-769. </w:t>
      </w:r>
    </w:p>
    <w:p w14:paraId="391EB5E4" w14:textId="77777777" w:rsidR="009E0B76" w:rsidRPr="009E0B76" w:rsidRDefault="009E0B76" w:rsidP="009E0B76">
      <w:pPr>
        <w:pStyle w:val="EndNoteBibliography"/>
        <w:spacing w:after="0"/>
        <w:ind w:left="720" w:hanging="720"/>
        <w:rPr>
          <w:noProof/>
        </w:rPr>
      </w:pPr>
      <w:r w:rsidRPr="009E0B76">
        <w:rPr>
          <w:noProof/>
        </w:rPr>
        <w:t>[56]</w:t>
      </w:r>
      <w:r w:rsidRPr="009E0B76">
        <w:rPr>
          <w:noProof/>
        </w:rPr>
        <w:tab/>
        <w:t>S. Rajbhandari</w:t>
      </w:r>
      <w:r w:rsidRPr="009E0B76">
        <w:rPr>
          <w:i/>
          <w:noProof/>
        </w:rPr>
        <w:t xml:space="preserve"> et al.</w:t>
      </w:r>
      <w:r w:rsidRPr="009E0B76">
        <w:rPr>
          <w:noProof/>
        </w:rPr>
        <w:t xml:space="preserve">, "Deepspeed-moe: Advancing mixture-of-experts inference and training to power next-generation ai scale," in </w:t>
      </w:r>
      <w:r w:rsidRPr="009E0B76">
        <w:rPr>
          <w:i/>
          <w:noProof/>
        </w:rPr>
        <w:t>International conference on machine learning</w:t>
      </w:r>
      <w:r w:rsidRPr="009E0B76">
        <w:rPr>
          <w:noProof/>
        </w:rPr>
        <w:t xml:space="preserve">, 2022: PMLR, pp. 18332-18346. </w:t>
      </w:r>
    </w:p>
    <w:p w14:paraId="0661D95B" w14:textId="77777777" w:rsidR="009E0B76" w:rsidRPr="009E0B76" w:rsidRDefault="009E0B76" w:rsidP="009E0B76">
      <w:pPr>
        <w:pStyle w:val="EndNoteBibliography"/>
        <w:spacing w:after="0"/>
        <w:ind w:left="720" w:hanging="720"/>
        <w:rPr>
          <w:noProof/>
        </w:rPr>
      </w:pPr>
      <w:r w:rsidRPr="009E0B76">
        <w:rPr>
          <w:noProof/>
        </w:rPr>
        <w:t>[57]</w:t>
      </w:r>
      <w:r w:rsidRPr="009E0B76">
        <w:rPr>
          <w:noProof/>
        </w:rPr>
        <w:tab/>
        <w:t xml:space="preserve">F. Bieder, R. Sandkühler, and P. C. Cattin, "Comparison of methods generalizing max-and average-pooling," </w:t>
      </w:r>
      <w:r w:rsidRPr="009E0B76">
        <w:rPr>
          <w:i/>
          <w:noProof/>
        </w:rPr>
        <w:t xml:space="preserve">arXiv preprint arXiv:2103.01746, </w:t>
      </w:r>
      <w:r w:rsidRPr="009E0B76">
        <w:rPr>
          <w:noProof/>
        </w:rPr>
        <w:t>2021.</w:t>
      </w:r>
    </w:p>
    <w:p w14:paraId="07AEE652" w14:textId="77777777" w:rsidR="009E0B76" w:rsidRPr="009E0B76" w:rsidRDefault="009E0B76" w:rsidP="009E0B76">
      <w:pPr>
        <w:pStyle w:val="EndNoteBibliography"/>
        <w:spacing w:after="0"/>
        <w:ind w:left="720" w:hanging="720"/>
        <w:rPr>
          <w:noProof/>
        </w:rPr>
      </w:pPr>
      <w:r w:rsidRPr="009E0B76">
        <w:rPr>
          <w:noProof/>
        </w:rPr>
        <w:t>[58]</w:t>
      </w:r>
      <w:r w:rsidRPr="009E0B76">
        <w:rPr>
          <w:noProof/>
        </w:rPr>
        <w:tab/>
        <w:t>F. Ozsolak</w:t>
      </w:r>
      <w:r w:rsidRPr="009E0B76">
        <w:rPr>
          <w:i/>
          <w:noProof/>
        </w:rPr>
        <w:t xml:space="preserve"> et al.</w:t>
      </w:r>
      <w:r w:rsidRPr="009E0B76">
        <w:rPr>
          <w:noProof/>
        </w:rPr>
        <w:t xml:space="preserve">, "Direct RNA sequencing," </w:t>
      </w:r>
      <w:r w:rsidRPr="009E0B76">
        <w:rPr>
          <w:i/>
          <w:noProof/>
        </w:rPr>
        <w:t xml:space="preserve">Nature, </w:t>
      </w:r>
      <w:r w:rsidRPr="009E0B76">
        <w:rPr>
          <w:noProof/>
        </w:rPr>
        <w:t>vol. 461, no. 7265, pp. 814-818, 2009.</w:t>
      </w:r>
    </w:p>
    <w:p w14:paraId="689D7B1C" w14:textId="77777777" w:rsidR="009E0B76" w:rsidRPr="009E0B76" w:rsidRDefault="009E0B76" w:rsidP="009E0B76">
      <w:pPr>
        <w:pStyle w:val="EndNoteBibliography"/>
        <w:spacing w:after="0"/>
        <w:ind w:left="720" w:hanging="720"/>
        <w:rPr>
          <w:noProof/>
        </w:rPr>
      </w:pPr>
      <w:r w:rsidRPr="009E0B76">
        <w:rPr>
          <w:noProof/>
        </w:rPr>
        <w:t>[59]</w:t>
      </w:r>
      <w:r w:rsidRPr="009E0B76">
        <w:rPr>
          <w:noProof/>
        </w:rPr>
        <w:tab/>
        <w:t>A. Leger</w:t>
      </w:r>
      <w:r w:rsidRPr="009E0B76">
        <w:rPr>
          <w:i/>
          <w:noProof/>
        </w:rPr>
        <w:t xml:space="preserve"> et al.</w:t>
      </w:r>
      <w:r w:rsidRPr="009E0B76">
        <w:rPr>
          <w:noProof/>
        </w:rPr>
        <w:t xml:space="preserve">, "RNA modifications detection by comparative Nanopore direct RNA sequencing," </w:t>
      </w:r>
      <w:r w:rsidRPr="009E0B76">
        <w:rPr>
          <w:i/>
          <w:noProof/>
        </w:rPr>
        <w:t xml:space="preserve">Nature communications, </w:t>
      </w:r>
      <w:r w:rsidRPr="009E0B76">
        <w:rPr>
          <w:noProof/>
        </w:rPr>
        <w:t>vol. 12, no. 1, p. 7198, 2021.</w:t>
      </w:r>
    </w:p>
    <w:p w14:paraId="32ECF2DC" w14:textId="77777777" w:rsidR="009E0B76" w:rsidRPr="009E0B76" w:rsidRDefault="009E0B76" w:rsidP="009E0B76">
      <w:pPr>
        <w:pStyle w:val="EndNoteBibliography"/>
        <w:spacing w:after="0"/>
        <w:ind w:left="720" w:hanging="720"/>
        <w:rPr>
          <w:noProof/>
        </w:rPr>
      </w:pPr>
      <w:r w:rsidRPr="009E0B76">
        <w:rPr>
          <w:noProof/>
        </w:rPr>
        <w:t>[60]</w:t>
      </w:r>
      <w:r w:rsidRPr="009E0B76">
        <w:rPr>
          <w:noProof/>
        </w:rPr>
        <w:tab/>
        <w:t>P. N. Pratanwanich</w:t>
      </w:r>
      <w:r w:rsidRPr="009E0B76">
        <w:rPr>
          <w:i/>
          <w:noProof/>
        </w:rPr>
        <w:t xml:space="preserve"> et al.</w:t>
      </w:r>
      <w:r w:rsidRPr="009E0B76">
        <w:rPr>
          <w:noProof/>
        </w:rPr>
        <w:t xml:space="preserve">, "Identification of differential RNA modifications from nanopore direct RNA sequencing with xPore," </w:t>
      </w:r>
      <w:r w:rsidRPr="009E0B76">
        <w:rPr>
          <w:i/>
          <w:noProof/>
        </w:rPr>
        <w:t xml:space="preserve">Nature biotechnology, </w:t>
      </w:r>
      <w:r w:rsidRPr="009E0B76">
        <w:rPr>
          <w:noProof/>
        </w:rPr>
        <w:t>vol. 39, no. 11, pp. 1394-1402, 2021.</w:t>
      </w:r>
    </w:p>
    <w:p w14:paraId="56507A7D" w14:textId="77777777" w:rsidR="009E0B76" w:rsidRPr="009E0B76" w:rsidRDefault="009E0B76" w:rsidP="009E0B76">
      <w:pPr>
        <w:pStyle w:val="EndNoteBibliography"/>
        <w:spacing w:after="0"/>
        <w:ind w:left="720" w:hanging="720"/>
        <w:rPr>
          <w:noProof/>
        </w:rPr>
      </w:pPr>
      <w:r w:rsidRPr="009E0B76">
        <w:rPr>
          <w:noProof/>
        </w:rPr>
        <w:t>[61]</w:t>
      </w:r>
      <w:r w:rsidRPr="009E0B76">
        <w:rPr>
          <w:noProof/>
        </w:rPr>
        <w:tab/>
        <w:t>D. R. Garalde</w:t>
      </w:r>
      <w:r w:rsidRPr="009E0B76">
        <w:rPr>
          <w:i/>
          <w:noProof/>
        </w:rPr>
        <w:t xml:space="preserve"> et al.</w:t>
      </w:r>
      <w:r w:rsidRPr="009E0B76">
        <w:rPr>
          <w:noProof/>
        </w:rPr>
        <w:t xml:space="preserve">, "Highly parallel direct RNA sequencing on an array of nanopores," </w:t>
      </w:r>
      <w:r w:rsidRPr="009E0B76">
        <w:rPr>
          <w:i/>
          <w:noProof/>
        </w:rPr>
        <w:t xml:space="preserve">Nature methods, </w:t>
      </w:r>
      <w:r w:rsidRPr="009E0B76">
        <w:rPr>
          <w:noProof/>
        </w:rPr>
        <w:t>vol. 15, no. 3, pp. 201-206, 2018.</w:t>
      </w:r>
    </w:p>
    <w:p w14:paraId="5C37052D" w14:textId="77777777" w:rsidR="009E0B76" w:rsidRPr="009E0B76" w:rsidRDefault="009E0B76" w:rsidP="009E0B76">
      <w:pPr>
        <w:pStyle w:val="EndNoteBibliography"/>
        <w:spacing w:after="0"/>
        <w:ind w:left="720" w:hanging="720"/>
        <w:rPr>
          <w:noProof/>
        </w:rPr>
      </w:pPr>
      <w:r w:rsidRPr="009E0B76">
        <w:rPr>
          <w:noProof/>
        </w:rPr>
        <w:t>[62]</w:t>
      </w:r>
      <w:r w:rsidRPr="009E0B76">
        <w:rPr>
          <w:noProof/>
        </w:rPr>
        <w:tab/>
        <w:t xml:space="preserve">T. L. Bailey, "STREME: accurate and versatile sequence motif discovery," </w:t>
      </w:r>
      <w:r w:rsidRPr="009E0B76">
        <w:rPr>
          <w:i/>
          <w:noProof/>
        </w:rPr>
        <w:t xml:space="preserve">Bioinformatics, </w:t>
      </w:r>
      <w:r w:rsidRPr="009E0B76">
        <w:rPr>
          <w:noProof/>
        </w:rPr>
        <w:t>vol. 37, no. 18, pp. 2834-2840, 2021.</w:t>
      </w:r>
    </w:p>
    <w:p w14:paraId="23E2C204" w14:textId="77777777" w:rsidR="009E0B76" w:rsidRPr="009E0B76" w:rsidRDefault="009E0B76" w:rsidP="009E0B76">
      <w:pPr>
        <w:pStyle w:val="EndNoteBibliography"/>
        <w:spacing w:after="0"/>
        <w:ind w:left="720" w:hanging="720"/>
        <w:rPr>
          <w:noProof/>
        </w:rPr>
      </w:pPr>
      <w:r w:rsidRPr="009E0B76">
        <w:rPr>
          <w:noProof/>
        </w:rPr>
        <w:t>[63]</w:t>
      </w:r>
      <w:r w:rsidRPr="009E0B76">
        <w:rPr>
          <w:noProof/>
        </w:rPr>
        <w:tab/>
        <w:t xml:space="preserve">J. Schreiber, "Tomtom-lite: accelerating Tomtom enables large-scale and real-time motif similarity scoring," </w:t>
      </w:r>
      <w:r w:rsidRPr="009E0B76">
        <w:rPr>
          <w:i/>
          <w:noProof/>
        </w:rPr>
        <w:t xml:space="preserve">Bioinformatics, </w:t>
      </w:r>
      <w:r w:rsidRPr="009E0B76">
        <w:rPr>
          <w:noProof/>
        </w:rPr>
        <w:t>vol. 41, no. 11, p. btaf577, 2025.</w:t>
      </w:r>
    </w:p>
    <w:p w14:paraId="391DE6E4" w14:textId="77777777" w:rsidR="009E0B76" w:rsidRPr="009E0B76" w:rsidRDefault="009E0B76" w:rsidP="009E0B76">
      <w:pPr>
        <w:pStyle w:val="EndNoteBibliography"/>
        <w:spacing w:after="0"/>
        <w:ind w:left="720" w:hanging="720"/>
        <w:rPr>
          <w:noProof/>
        </w:rPr>
      </w:pPr>
      <w:r w:rsidRPr="009E0B76">
        <w:rPr>
          <w:noProof/>
        </w:rPr>
        <w:t>[64]</w:t>
      </w:r>
      <w:r w:rsidRPr="009E0B76">
        <w:rPr>
          <w:noProof/>
        </w:rPr>
        <w:tab/>
        <w:t xml:space="preserve">D. Liu and J. Yu, "Otsu method and K-means," in </w:t>
      </w:r>
      <w:r w:rsidRPr="009E0B76">
        <w:rPr>
          <w:i/>
          <w:noProof/>
        </w:rPr>
        <w:t>2009 Ninth International conference on hybrid intelligent systems</w:t>
      </w:r>
      <w:r w:rsidRPr="009E0B76">
        <w:rPr>
          <w:noProof/>
        </w:rPr>
        <w:t xml:space="preserve">, 2009, vol. 1: IEEE, pp. 344-349. </w:t>
      </w:r>
    </w:p>
    <w:p w14:paraId="79994D1F" w14:textId="77777777" w:rsidR="009E0B76" w:rsidRPr="009E0B76" w:rsidRDefault="009E0B76" w:rsidP="009E0B76">
      <w:pPr>
        <w:pStyle w:val="EndNoteBibliography"/>
        <w:spacing w:after="0"/>
        <w:ind w:left="720" w:hanging="720"/>
        <w:rPr>
          <w:noProof/>
        </w:rPr>
      </w:pPr>
      <w:r w:rsidRPr="009E0B76">
        <w:rPr>
          <w:noProof/>
        </w:rPr>
        <w:t>[65]</w:t>
      </w:r>
      <w:r w:rsidRPr="009E0B76">
        <w:rPr>
          <w:noProof/>
        </w:rPr>
        <w:tab/>
        <w:t>X. Cui</w:t>
      </w:r>
      <w:r w:rsidRPr="009E0B76">
        <w:rPr>
          <w:i/>
          <w:noProof/>
        </w:rPr>
        <w:t xml:space="preserve"> et al.</w:t>
      </w:r>
      <w:r w:rsidRPr="009E0B76">
        <w:rPr>
          <w:noProof/>
        </w:rPr>
        <w:t xml:space="preserve">, "5-Methylcytosine RNA methylation in Arabidopsis thaliana," </w:t>
      </w:r>
      <w:r w:rsidRPr="009E0B76">
        <w:rPr>
          <w:i/>
          <w:noProof/>
        </w:rPr>
        <w:t xml:space="preserve">Molecular plant, </w:t>
      </w:r>
      <w:r w:rsidRPr="009E0B76">
        <w:rPr>
          <w:noProof/>
        </w:rPr>
        <w:t>vol. 10, no. 11, pp. 1387-1399, 2017.</w:t>
      </w:r>
    </w:p>
    <w:p w14:paraId="60DFFDBA" w14:textId="77777777" w:rsidR="009E0B76" w:rsidRPr="009E0B76" w:rsidRDefault="009E0B76" w:rsidP="009E0B76">
      <w:pPr>
        <w:pStyle w:val="EndNoteBibliography"/>
        <w:spacing w:after="0"/>
        <w:ind w:left="720" w:hanging="720"/>
        <w:rPr>
          <w:noProof/>
        </w:rPr>
      </w:pPr>
      <w:r w:rsidRPr="009E0B76">
        <w:rPr>
          <w:noProof/>
        </w:rPr>
        <w:t>[66]</w:t>
      </w:r>
      <w:r w:rsidRPr="009E0B76">
        <w:rPr>
          <w:noProof/>
        </w:rPr>
        <w:tab/>
        <w:t>R. David</w:t>
      </w:r>
      <w:r w:rsidRPr="009E0B76">
        <w:rPr>
          <w:i/>
          <w:noProof/>
        </w:rPr>
        <w:t xml:space="preserve"> et al.</w:t>
      </w:r>
      <w:r w:rsidRPr="009E0B76">
        <w:rPr>
          <w:noProof/>
        </w:rPr>
        <w:t xml:space="preserve">, "Transcriptome-wide mapping of RNA 5-methylcytosine in Arabidopsis mRNAs and noncoding RNAs," </w:t>
      </w:r>
      <w:r w:rsidRPr="009E0B76">
        <w:rPr>
          <w:i/>
          <w:noProof/>
        </w:rPr>
        <w:t xml:space="preserve">The Plant Cell, </w:t>
      </w:r>
      <w:r w:rsidRPr="009E0B76">
        <w:rPr>
          <w:noProof/>
        </w:rPr>
        <w:t>vol. 29, no. 3, pp. 445-460, 2017.</w:t>
      </w:r>
    </w:p>
    <w:p w14:paraId="28064E1C" w14:textId="77777777" w:rsidR="009E0B76" w:rsidRPr="009E0B76" w:rsidRDefault="009E0B76" w:rsidP="009E0B76">
      <w:pPr>
        <w:pStyle w:val="EndNoteBibliography"/>
        <w:spacing w:after="0"/>
        <w:ind w:left="720" w:hanging="720"/>
        <w:rPr>
          <w:noProof/>
        </w:rPr>
      </w:pPr>
      <w:r w:rsidRPr="009E0B76">
        <w:rPr>
          <w:noProof/>
        </w:rPr>
        <w:t>[67]</w:t>
      </w:r>
      <w:r w:rsidRPr="009E0B76">
        <w:rPr>
          <w:noProof/>
        </w:rPr>
        <w:tab/>
        <w:t xml:space="preserve">Y. Ji, Z. Zhou, H. Liu, and R. V. Davuluri, "DNABERT: pre-trained Bidirectional Encoder Representations from Transformers model for DNA-language in genome," </w:t>
      </w:r>
      <w:r w:rsidRPr="009E0B76">
        <w:rPr>
          <w:i/>
          <w:noProof/>
        </w:rPr>
        <w:t xml:space="preserve">Bioinformatics, </w:t>
      </w:r>
      <w:r w:rsidRPr="009E0B76">
        <w:rPr>
          <w:noProof/>
        </w:rPr>
        <w:t>vol. 37, no. 15, pp. 2112-2120, 2021.</w:t>
      </w:r>
    </w:p>
    <w:p w14:paraId="3A0F329F" w14:textId="77777777" w:rsidR="009E0B76" w:rsidRPr="009E0B76" w:rsidRDefault="009E0B76" w:rsidP="009E0B76">
      <w:pPr>
        <w:pStyle w:val="EndNoteBibliography"/>
        <w:spacing w:after="0"/>
        <w:ind w:left="720" w:hanging="720"/>
        <w:rPr>
          <w:noProof/>
        </w:rPr>
      </w:pPr>
      <w:r w:rsidRPr="009E0B76">
        <w:rPr>
          <w:noProof/>
        </w:rPr>
        <w:t>[68]</w:t>
      </w:r>
      <w:r w:rsidRPr="009E0B76">
        <w:rPr>
          <w:noProof/>
        </w:rPr>
        <w:tab/>
        <w:t xml:space="preserve">V. Badrinarayanan, A. Kendall, and R. Cipolla, "Segnet: A deep convolutional encoder-decoder architecture for image segmentation," </w:t>
      </w:r>
      <w:r w:rsidRPr="009E0B76">
        <w:rPr>
          <w:i/>
          <w:noProof/>
        </w:rPr>
        <w:t xml:space="preserve">IEEE transactions on pattern analysis and machine intelligence, </w:t>
      </w:r>
      <w:r w:rsidRPr="009E0B76">
        <w:rPr>
          <w:noProof/>
        </w:rPr>
        <w:t>vol. 39, no. 12, pp. 2481-2495, 2017.</w:t>
      </w:r>
    </w:p>
    <w:p w14:paraId="30212D42" w14:textId="77777777" w:rsidR="009E0B76" w:rsidRPr="009E0B76" w:rsidRDefault="009E0B76" w:rsidP="009E0B76">
      <w:pPr>
        <w:pStyle w:val="EndNoteBibliography"/>
        <w:ind w:left="720" w:hanging="720"/>
        <w:rPr>
          <w:noProof/>
        </w:rPr>
      </w:pPr>
      <w:r w:rsidRPr="009E0B76">
        <w:rPr>
          <w:noProof/>
        </w:rPr>
        <w:t>[69]</w:t>
      </w:r>
      <w:r w:rsidRPr="009E0B76">
        <w:rPr>
          <w:noProof/>
        </w:rPr>
        <w:tab/>
        <w:t xml:space="preserve">A. Kendall, Y. Gal, and R. Cipolla, "Multi-task learning using uncertainty to weigh losses for scene geometry and semantics," in </w:t>
      </w:r>
      <w:r w:rsidRPr="009E0B76">
        <w:rPr>
          <w:i/>
          <w:noProof/>
        </w:rPr>
        <w:t>Proceedings of the IEEE conference on computer vision and pattern recognition</w:t>
      </w:r>
      <w:r w:rsidRPr="009E0B76">
        <w:rPr>
          <w:noProof/>
        </w:rPr>
        <w:t xml:space="preserve">, 2018, pp. 7482-7491. </w:t>
      </w:r>
    </w:p>
    <w:p w14:paraId="08E8EE74" w14:textId="055BDC5A" w:rsidR="002E1906" w:rsidRPr="00851C47" w:rsidRDefault="002E1906" w:rsidP="002E1906">
      <w:pPr>
        <w:pStyle w:val="reference1"/>
        <w:spacing w:line="360" w:lineRule="auto"/>
        <w:rPr>
          <w:sz w:val="24"/>
          <w:szCs w:val="24"/>
        </w:rPr>
      </w:pPr>
      <w:r w:rsidRPr="00851C47">
        <w:rPr>
          <w:sz w:val="24"/>
          <w:szCs w:val="24"/>
        </w:rPr>
        <w:lastRenderedPageBreak/>
        <w:fldChar w:fldCharType="end"/>
      </w:r>
    </w:p>
    <w:p w14:paraId="48B7C84A" w14:textId="77777777" w:rsidR="000C1725" w:rsidRDefault="000C1725"/>
    <w:p w14:paraId="73A18CD1" w14:textId="77777777" w:rsidR="0034199C" w:rsidRDefault="0034199C"/>
    <w:sectPr w:rsidR="0034199C" w:rsidSect="002E1906">
      <w:footerReference w:type="default" r:id="rId25"/>
      <w:pgSz w:w="12240" w:h="15840"/>
      <w:pgMar w:top="1440" w:right="1440" w:bottom="1276"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Chao Deng" w:date="2026-05-06T11:26:00Z" w:initials="CD">
    <w:p w14:paraId="38B548D2" w14:textId="77777777" w:rsidR="00BE7E22" w:rsidRDefault="00BE7E22" w:rsidP="00BE7E22">
      <w:r>
        <w:rPr>
          <w:rStyle w:val="CommentReference"/>
        </w:rPr>
        <w:annotationRef/>
      </w:r>
      <w:r>
        <w:rPr>
          <w:rFonts w:ascii="Tahoma" w:hAnsi="Tahoma" w:cs="Tahoma" w:hint="eastAsia"/>
          <w:sz w:val="16"/>
          <w:szCs w:val="20"/>
        </w:rPr>
        <w:t>将原有的</w:t>
      </w:r>
      <w:r>
        <w:rPr>
          <w:rFonts w:ascii="Tahoma" w:hAnsi="Tahoma" w:cs="Tahoma"/>
          <w:sz w:val="16"/>
          <w:szCs w:val="20"/>
        </w:rPr>
        <w:t>sequence-level classification</w:t>
      </w:r>
      <w:r>
        <w:rPr>
          <w:rFonts w:ascii="Tahoma" w:hAnsi="Tahoma" w:cs="Tahoma" w:hint="eastAsia"/>
          <w:sz w:val="16"/>
          <w:szCs w:val="20"/>
        </w:rPr>
        <w:t>升级为</w:t>
      </w:r>
      <w:r>
        <w:rPr>
          <w:rFonts w:ascii="Tahoma" w:hAnsi="Tahoma" w:cs="Tahoma"/>
          <w:sz w:val="16"/>
          <w:szCs w:val="20"/>
        </w:rPr>
        <w:t xml:space="preserve">multi-label co-occurrence classification </w:t>
      </w:r>
      <w:r>
        <w:rPr>
          <w:rFonts w:ascii="Tahoma" w:hAnsi="Tahoma" w:cs="Tahoma" w:hint="eastAsia"/>
          <w:sz w:val="16"/>
          <w:szCs w:val="20"/>
        </w:rPr>
        <w:t>以显示出和</w:t>
      </w:r>
      <w:r>
        <w:rPr>
          <w:rFonts w:ascii="Tahoma" w:hAnsi="Tahoma" w:cs="Tahoma"/>
          <w:sz w:val="16"/>
          <w:szCs w:val="20"/>
        </w:rPr>
        <w:t xml:space="preserve">EvoRMD </w:t>
      </w:r>
      <w:r>
        <w:rPr>
          <w:rFonts w:ascii="Tahoma" w:hAnsi="Tahoma" w:cs="Tahoma" w:hint="eastAsia"/>
          <w:sz w:val="16"/>
          <w:szCs w:val="20"/>
        </w:rPr>
        <w:t>之间的区别</w:t>
      </w:r>
      <w:r>
        <w:rPr>
          <w:rFonts w:ascii="Tahoma" w:hAnsi="Tahoma" w:cs="Tahoma"/>
          <w:sz w:val="16"/>
          <w:szCs w:val="20"/>
        </w:rPr>
        <w:t>--</w:t>
      </w:r>
      <w:r>
        <w:rPr>
          <w:rFonts w:ascii="Tahoma" w:hAnsi="Tahoma" w:cs="Tahoma" w:hint="eastAsia"/>
          <w:sz w:val="16"/>
          <w:szCs w:val="20"/>
        </w:rPr>
        <w:t>我们可以检测一条长序列上共同存在的多个修饰，而不是简单的对多个子序列进行并行分类</w:t>
      </w:r>
    </w:p>
  </w:comment>
  <w:comment w:id="25" w:author="Chao Deng" w:date="2026-05-07T09:29:00Z" w:initials="CD">
    <w:p w14:paraId="2E26A725" w14:textId="77777777" w:rsidR="008417A4" w:rsidRDefault="008417A4" w:rsidP="008417A4">
      <w:r>
        <w:rPr>
          <w:rStyle w:val="CommentReference"/>
        </w:rPr>
        <w:annotationRef/>
      </w:r>
      <w:r>
        <w:rPr>
          <w:rFonts w:ascii="Tahoma" w:hAnsi="Tahoma" w:cs="Tahoma"/>
          <w:sz w:val="16"/>
          <w:szCs w:val="20"/>
        </w:rPr>
        <w:t>Attention Pooling</w:t>
      </w:r>
      <w:r>
        <w:rPr>
          <w:rFonts w:ascii="Tahoma" w:hAnsi="Tahoma" w:cs="Tahoma" w:hint="eastAsia"/>
          <w:sz w:val="16"/>
          <w:szCs w:val="20"/>
        </w:rPr>
        <w:t>包装为</w:t>
      </w:r>
      <w:r>
        <w:rPr>
          <w:rFonts w:ascii="Tahoma" w:hAnsi="Tahoma" w:cs="Tahoma"/>
          <w:sz w:val="16"/>
          <w:szCs w:val="20"/>
        </w:rPr>
        <w:t>A2P</w:t>
      </w:r>
      <w:r>
        <w:rPr>
          <w:rFonts w:ascii="Tahoma" w:hAnsi="Tahoma" w:cs="Tahoma" w:hint="eastAsia"/>
          <w:sz w:val="16"/>
          <w:szCs w:val="20"/>
        </w:rPr>
        <w:t>，将这个模块包装以突出该模块能够利用</w:t>
      </w:r>
      <w:r>
        <w:rPr>
          <w:rFonts w:ascii="Tahoma" w:hAnsi="Tahoma" w:cs="Tahoma"/>
          <w:sz w:val="16"/>
          <w:szCs w:val="20"/>
        </w:rPr>
        <w:t>KL</w:t>
      </w:r>
      <w:r>
        <w:rPr>
          <w:rFonts w:ascii="Tahoma" w:hAnsi="Tahoma" w:cs="Tahoma" w:hint="eastAsia"/>
          <w:sz w:val="16"/>
          <w:szCs w:val="20"/>
        </w:rPr>
        <w:t>散度自动对齐一条序列上的多个修饰位点的特点</w:t>
      </w:r>
    </w:p>
  </w:comment>
  <w:comment w:id="32" w:author="Chao Deng" w:date="2026-05-06T11:24:00Z" w:initials="CD">
    <w:p w14:paraId="4AFD11D6" w14:textId="77777777" w:rsidR="00BE7E22" w:rsidRDefault="00BE7E22" w:rsidP="00BE7E22">
      <w:r>
        <w:rPr>
          <w:rStyle w:val="CommentReference"/>
        </w:rPr>
        <w:annotationRef/>
      </w:r>
      <w:r>
        <w:rPr>
          <w:rFonts w:ascii="Tahoma" w:hAnsi="Tahoma" w:cs="Tahoma" w:hint="eastAsia"/>
          <w:sz w:val="16"/>
          <w:szCs w:val="20"/>
        </w:rPr>
        <w:t>我希望开篇先给检测任务下定义，强调检测任务是由分类和定位共同组成的</w:t>
      </w:r>
    </w:p>
    <w:p w14:paraId="04E49BA1" w14:textId="77777777" w:rsidR="00BE7E22" w:rsidRDefault="00BE7E22" w:rsidP="00BE7E22"/>
  </w:comment>
  <w:comment w:id="39" w:author="Erli Pang" w:date="2026-04-28T09:24:00Z" w:initials="MOU">
    <w:p w14:paraId="2657EEE7" w14:textId="7AA09357" w:rsidR="00BE0F04" w:rsidRDefault="00BE0F04">
      <w:pPr>
        <w:pStyle w:val="CommentText"/>
      </w:pPr>
      <w:r>
        <w:rPr>
          <w:rStyle w:val="CommentReference"/>
        </w:rPr>
        <w:annotationRef/>
      </w:r>
      <w:r>
        <w:rPr>
          <w:rFonts w:hint="eastAsia"/>
        </w:rPr>
        <w:t>把原始下载的数据集个数附表</w:t>
      </w:r>
    </w:p>
  </w:comment>
  <w:comment w:id="40" w:author="Chao Deng" w:date="2026-04-30T10:20:00Z" w:initials="CD">
    <w:p w14:paraId="6BAFBC24" w14:textId="77777777" w:rsidR="00336E70" w:rsidRDefault="00336E70" w:rsidP="00336E70">
      <w:r>
        <w:rPr>
          <w:rStyle w:val="CommentReference"/>
        </w:rPr>
        <w:annotationRef/>
      </w:r>
      <w:r>
        <w:rPr>
          <w:rFonts w:ascii="Tahoma" w:hAnsi="Tahoma" w:cs="Tahoma" w:hint="eastAsia"/>
          <w:sz w:val="16"/>
          <w:szCs w:val="20"/>
        </w:rPr>
        <w:t>已在补充材料当中加上附表</w:t>
      </w:r>
    </w:p>
  </w:comment>
  <w:comment w:id="41" w:author="Erli Pang" w:date="2026-04-28T09:15:00Z" w:initials="MOU">
    <w:p w14:paraId="2D207655" w14:textId="04AD8846" w:rsidR="00BE0F04" w:rsidRDefault="00BE0F04">
      <w:pPr>
        <w:pStyle w:val="CommentText"/>
      </w:pPr>
      <w:r>
        <w:rPr>
          <w:rStyle w:val="CommentReference"/>
        </w:rPr>
        <w:annotationRef/>
      </w:r>
      <w:r>
        <w:rPr>
          <w:rFonts w:hint="eastAsia"/>
        </w:rPr>
        <w:t>插入文献</w:t>
      </w:r>
    </w:p>
  </w:comment>
  <w:comment w:id="42" w:author="Chao Deng" w:date="2026-04-30T10:20:00Z" w:initials="CD">
    <w:p w14:paraId="042A25C5" w14:textId="77777777" w:rsidR="00336E70" w:rsidRDefault="00336E70" w:rsidP="00336E70">
      <w:r>
        <w:rPr>
          <w:rStyle w:val="CommentReference"/>
        </w:rPr>
        <w:annotationRef/>
      </w:r>
      <w:r>
        <w:rPr>
          <w:rFonts w:ascii="Tahoma" w:hAnsi="Tahoma" w:cs="Tahoma" w:hint="eastAsia"/>
          <w:sz w:val="16"/>
          <w:szCs w:val="20"/>
        </w:rPr>
        <w:t>已经插入文献</w:t>
      </w:r>
    </w:p>
  </w:comment>
  <w:comment w:id="45" w:author="Erli Pang" w:date="2026-04-28T09:32:00Z" w:initials="MOU">
    <w:p w14:paraId="34B4B078" w14:textId="2784C483" w:rsidR="00BE0F04" w:rsidRDefault="00BE0F04">
      <w:pPr>
        <w:pStyle w:val="CommentText"/>
      </w:pPr>
      <w:r>
        <w:rPr>
          <w:rStyle w:val="CommentReference"/>
        </w:rPr>
        <w:annotationRef/>
      </w:r>
      <w:r>
        <w:rPr>
          <w:rFonts w:hint="eastAsia"/>
          <w:noProof/>
          <w:sz w:val="26"/>
        </w:rPr>
        <w:t>整理后的附表</w:t>
      </w:r>
    </w:p>
  </w:comment>
  <w:comment w:id="50" w:author="Erli Pang" w:date="2026-04-28T14:24:00Z" w:initials="MOU">
    <w:p w14:paraId="614E885B" w14:textId="77855233" w:rsidR="00BE0F04" w:rsidRDefault="00BE0F04">
      <w:pPr>
        <w:pStyle w:val="CommentText"/>
      </w:pPr>
      <w:r>
        <w:rPr>
          <w:rStyle w:val="CommentReference"/>
        </w:rPr>
        <w:annotationRef/>
      </w:r>
      <w:r w:rsidRPr="00632DF3">
        <w:rPr>
          <w:szCs w:val="24"/>
          <w:lang w:val="en-US"/>
        </w:rPr>
        <w:t>MetaAc4c datasets</w:t>
      </w:r>
      <w:r>
        <w:rPr>
          <w:rFonts w:hint="eastAsia"/>
          <w:noProof/>
          <w:sz w:val="26"/>
          <w:szCs w:val="24"/>
          <w:lang w:val="en-US"/>
        </w:rPr>
        <w:t>没有说？</w:t>
      </w:r>
    </w:p>
  </w:comment>
  <w:comment w:id="51" w:author="Chao Deng" w:date="2026-04-30T10:33:00Z" w:initials="CD">
    <w:p w14:paraId="1CFA130E" w14:textId="77777777" w:rsidR="00E94EBE" w:rsidRDefault="00E94EBE" w:rsidP="00E94EBE">
      <w:r>
        <w:rPr>
          <w:rStyle w:val="CommentReference"/>
        </w:rPr>
        <w:annotationRef/>
      </w:r>
      <w:r>
        <w:rPr>
          <w:rFonts w:ascii="Tahoma" w:hAnsi="Tahoma" w:cs="Tahoma"/>
          <w:sz w:val="16"/>
          <w:szCs w:val="20"/>
        </w:rPr>
        <w:t xml:space="preserve">MetaAc4c </w:t>
      </w:r>
      <w:r>
        <w:rPr>
          <w:rFonts w:ascii="Tahoma" w:hAnsi="Tahoma" w:cs="Tahoma" w:hint="eastAsia"/>
          <w:sz w:val="16"/>
          <w:szCs w:val="20"/>
        </w:rPr>
        <w:t>直接引用其他工作制作好的数据集，个人认为插入引用之后无需重复介绍</w:t>
      </w:r>
    </w:p>
  </w:comment>
  <w:comment w:id="55" w:author="Erli Pang" w:date="2026-04-28T10:41:00Z" w:initials="MOU">
    <w:p w14:paraId="177E871B" w14:textId="68033528" w:rsidR="00BE0F04" w:rsidRDefault="00BE0F04">
      <w:pPr>
        <w:pStyle w:val="CommentText"/>
      </w:pPr>
      <w:r>
        <w:rPr>
          <w:rStyle w:val="CommentReference"/>
        </w:rPr>
        <w:annotationRef/>
      </w:r>
      <w:r>
        <w:rPr>
          <w:rFonts w:hint="eastAsia"/>
          <w:noProof/>
          <w:sz w:val="26"/>
        </w:rPr>
        <w:t>插入文献</w:t>
      </w:r>
    </w:p>
  </w:comment>
  <w:comment w:id="56" w:author="Chao Deng" w:date="2026-04-30T10:34:00Z" w:initials="CD">
    <w:p w14:paraId="2BD8CAE6" w14:textId="77777777" w:rsidR="00E94EBE" w:rsidRDefault="00E94EBE" w:rsidP="00E94EBE">
      <w:r>
        <w:rPr>
          <w:rStyle w:val="CommentReference"/>
        </w:rPr>
        <w:annotationRef/>
      </w:r>
      <w:r>
        <w:rPr>
          <w:rFonts w:ascii="Tahoma" w:hAnsi="Tahoma" w:cs="Tahoma"/>
          <w:sz w:val="16"/>
          <w:szCs w:val="20"/>
        </w:rPr>
        <w:t xml:space="preserve">MultiRM </w:t>
      </w:r>
      <w:r>
        <w:rPr>
          <w:rFonts w:ascii="Tahoma" w:hAnsi="Tahoma" w:cs="Tahoma" w:hint="eastAsia"/>
          <w:sz w:val="16"/>
          <w:szCs w:val="20"/>
        </w:rPr>
        <w:t>在先前已经插入文献，在此处无需重复插入</w:t>
      </w:r>
    </w:p>
  </w:comment>
  <w:comment w:id="58" w:author="Erli Pang" w:date="2026-04-18T08:27:00Z" w:initials="MOU">
    <w:p w14:paraId="3ABFE9DC" w14:textId="77777777" w:rsidR="00BE0F04" w:rsidRDefault="00BE0F04">
      <w:pPr>
        <w:pStyle w:val="CommentText"/>
      </w:pPr>
      <w:r>
        <w:rPr>
          <w:rStyle w:val="CommentReference"/>
        </w:rPr>
        <w:annotationRef/>
      </w:r>
      <w:r>
        <w:rPr>
          <w:rFonts w:hint="eastAsia"/>
        </w:rPr>
        <w:t>插入文献</w:t>
      </w:r>
    </w:p>
  </w:comment>
  <w:comment w:id="59" w:author="Chao Deng" w:date="2026-04-21T11:41:00Z" w:initials="CD">
    <w:p w14:paraId="6F7B7BB4" w14:textId="77777777" w:rsidR="00BE0F04" w:rsidRDefault="00BE0F04" w:rsidP="002E1906">
      <w:r>
        <w:rPr>
          <w:rStyle w:val="CommentReference"/>
        </w:rPr>
        <w:annotationRef/>
      </w:r>
      <w:r>
        <w:rPr>
          <w:rFonts w:ascii="Tahoma" w:hAnsi="Tahoma" w:cs="Tahoma" w:hint="eastAsia"/>
          <w:sz w:val="16"/>
          <w:szCs w:val="20"/>
        </w:rPr>
        <w:t>已插入</w:t>
      </w:r>
    </w:p>
    <w:p w14:paraId="6F459FF9" w14:textId="77777777" w:rsidR="00BE0F04" w:rsidRDefault="00BE0F04" w:rsidP="00FD3D06"/>
  </w:comment>
  <w:comment w:id="62" w:author="Erli Pang" w:date="2026-04-28T10:57:00Z" w:initials="MOU">
    <w:p w14:paraId="4F1CBB92" w14:textId="6B2DEB7F" w:rsidR="00BE0F04" w:rsidRDefault="00BE0F04">
      <w:pPr>
        <w:pStyle w:val="CommentText"/>
      </w:pPr>
      <w:r>
        <w:rPr>
          <w:rStyle w:val="CommentReference"/>
        </w:rPr>
        <w:annotationRef/>
      </w:r>
      <w:r>
        <w:rPr>
          <w:rFonts w:hint="eastAsia"/>
          <w:noProof/>
          <w:sz w:val="26"/>
        </w:rPr>
        <w:t>插入文献</w:t>
      </w:r>
    </w:p>
  </w:comment>
  <w:comment w:id="63" w:author="Chao Deng" w:date="2026-04-30T11:15:00Z" w:initials="CD">
    <w:p w14:paraId="390E2DAA" w14:textId="77777777" w:rsidR="00E316BC" w:rsidRDefault="00E316BC" w:rsidP="00E316BC">
      <w:r>
        <w:rPr>
          <w:rStyle w:val="CommentReference"/>
        </w:rPr>
        <w:annotationRef/>
      </w:r>
      <w:r>
        <w:rPr>
          <w:rFonts w:ascii="Tahoma" w:hAnsi="Tahoma" w:cs="Tahoma" w:hint="eastAsia"/>
          <w:sz w:val="16"/>
          <w:szCs w:val="20"/>
        </w:rPr>
        <w:t>已经在其他地方插入相关文献</w:t>
      </w:r>
    </w:p>
  </w:comment>
  <w:comment w:id="75" w:author="Erli Pang" w:date="2026-04-18T10:06:00Z" w:initials="MOU">
    <w:p w14:paraId="5D170FC3" w14:textId="77777777" w:rsidR="00BE0F04" w:rsidRDefault="00BE0F04">
      <w:pPr>
        <w:pStyle w:val="CommentText"/>
      </w:pPr>
      <w:r>
        <w:rPr>
          <w:rStyle w:val="CommentReference"/>
        </w:rPr>
        <w:annotationRef/>
      </w:r>
      <w:r>
        <w:rPr>
          <w:rFonts w:hint="eastAsia"/>
          <w:lang w:val="en-US"/>
        </w:rPr>
        <w:t>把这部分拆成两部分，一部分方法方法中，主要说明你是怎么做的，一部分放到讨论，主要写这样处理的功效</w:t>
      </w:r>
    </w:p>
  </w:comment>
  <w:comment w:id="76" w:author="Chao Deng" w:date="2026-04-21T15:27:00Z" w:initials="CD">
    <w:p w14:paraId="58C492DD" w14:textId="77777777" w:rsidR="00BE0F04" w:rsidRDefault="00BE0F04" w:rsidP="002E1906">
      <w:r>
        <w:rPr>
          <w:rStyle w:val="CommentReference"/>
        </w:rPr>
        <w:annotationRef/>
      </w:r>
      <w:r>
        <w:rPr>
          <w:rFonts w:ascii="Tahoma" w:hAnsi="Tahoma" w:cs="Tahoma" w:hint="eastAsia"/>
          <w:sz w:val="16"/>
          <w:szCs w:val="20"/>
        </w:rPr>
        <w:t>已修改，在</w:t>
      </w:r>
      <w:r>
        <w:rPr>
          <w:rFonts w:ascii="Tahoma" w:hAnsi="Tahoma" w:cs="Tahoma"/>
          <w:sz w:val="16"/>
          <w:szCs w:val="20"/>
        </w:rPr>
        <w:t>Method</w:t>
      </w:r>
      <w:r>
        <w:rPr>
          <w:rFonts w:ascii="Tahoma" w:hAnsi="Tahoma" w:cs="Tahoma" w:hint="eastAsia"/>
          <w:sz w:val="16"/>
          <w:szCs w:val="20"/>
        </w:rPr>
        <w:t>仅论述算法结构，在</w:t>
      </w:r>
      <w:r>
        <w:rPr>
          <w:rFonts w:ascii="Tahoma" w:hAnsi="Tahoma" w:cs="Tahoma"/>
          <w:sz w:val="16"/>
          <w:szCs w:val="20"/>
        </w:rPr>
        <w:t>Discussion</w:t>
      </w:r>
      <w:r>
        <w:rPr>
          <w:rFonts w:ascii="Tahoma" w:hAnsi="Tahoma" w:cs="Tahoma" w:hint="eastAsia"/>
          <w:sz w:val="16"/>
          <w:szCs w:val="20"/>
        </w:rPr>
        <w:t>当中进一步分析</w:t>
      </w:r>
      <w:r>
        <w:rPr>
          <w:rFonts w:ascii="Tahoma" w:hAnsi="Tahoma" w:cs="Tahoma"/>
          <w:sz w:val="16"/>
          <w:szCs w:val="20"/>
        </w:rPr>
        <w:t>Sampler</w:t>
      </w:r>
      <w:r>
        <w:rPr>
          <w:rFonts w:ascii="Tahoma" w:hAnsi="Tahoma" w:cs="Tahoma" w:hint="eastAsia"/>
          <w:sz w:val="16"/>
          <w:szCs w:val="20"/>
        </w:rPr>
        <w:t>的效果</w:t>
      </w:r>
    </w:p>
    <w:p w14:paraId="08431F20" w14:textId="77777777" w:rsidR="00BE0F04" w:rsidRDefault="00BE0F04" w:rsidP="00FD3D06"/>
  </w:comment>
  <w:comment w:id="91" w:author="Erli Pang" w:date="2026-04-18T09:34:00Z" w:initials="MOU">
    <w:p w14:paraId="120DC540" w14:textId="77777777" w:rsidR="00BE0F04" w:rsidRPr="003A60EF" w:rsidRDefault="00BE0F04" w:rsidP="00FD3D06">
      <w:pPr>
        <w:pStyle w:val="CommentText"/>
        <w:rPr>
          <w:lang w:val="en-US"/>
        </w:rPr>
      </w:pPr>
      <w:r>
        <w:rPr>
          <w:rStyle w:val="CommentReference"/>
        </w:rPr>
        <w:annotationRef/>
      </w:r>
      <w:r>
        <w:rPr>
          <w:rFonts w:hint="eastAsia"/>
        </w:rPr>
        <w:t>文献</w:t>
      </w:r>
    </w:p>
  </w:comment>
  <w:comment w:id="92" w:author="Chao Deng" w:date="2026-04-21T17:21:00Z" w:initials="CD">
    <w:p w14:paraId="56B35A75" w14:textId="77777777" w:rsidR="00BE0F04" w:rsidRDefault="00BE0F04" w:rsidP="00FD3D06">
      <w:pPr>
        <w:rPr>
          <w:rFonts w:ascii="Tahoma" w:hAnsi="Tahoma" w:cs="Tahoma"/>
          <w:sz w:val="16"/>
          <w:szCs w:val="20"/>
        </w:rPr>
      </w:pPr>
      <w:r>
        <w:rPr>
          <w:rStyle w:val="CommentReference"/>
        </w:rPr>
        <w:annotationRef/>
      </w:r>
      <w:r>
        <w:rPr>
          <w:rFonts w:ascii="Tahoma" w:hAnsi="Tahoma" w:cs="Tahoma" w:hint="eastAsia"/>
          <w:sz w:val="16"/>
          <w:szCs w:val="20"/>
        </w:rPr>
        <w:t>已增添文献</w:t>
      </w:r>
    </w:p>
    <w:p w14:paraId="3554EBB0" w14:textId="5EE95BB9" w:rsidR="00BE0F04" w:rsidRDefault="00BE0F04" w:rsidP="00FD3D06">
      <w:r>
        <w:rPr>
          <w:lang w:val="en-US"/>
        </w:rPr>
        <w:t>你用</w:t>
      </w:r>
      <w:r>
        <w:rPr>
          <w:rFonts w:hint="eastAsia"/>
          <w:lang w:val="en-US"/>
        </w:rPr>
        <w:t>这么多方法了？</w:t>
      </w:r>
    </w:p>
  </w:comment>
  <w:comment w:id="93" w:author="Chao Deng" w:date="2026-04-30T11:37:00Z" w:initials="CD">
    <w:p w14:paraId="59493BB3" w14:textId="77777777" w:rsidR="00E975DE" w:rsidRDefault="00E975DE" w:rsidP="00E975DE">
      <w:r>
        <w:rPr>
          <w:rStyle w:val="CommentReference"/>
        </w:rPr>
        <w:annotationRef/>
      </w:r>
      <w:r>
        <w:rPr>
          <w:rFonts w:ascii="Tahoma" w:hAnsi="Tahoma" w:cs="Tahoma"/>
          <w:sz w:val="16"/>
          <w:szCs w:val="20"/>
        </w:rPr>
        <w:t>RNAFold</w:t>
      </w:r>
      <w:r>
        <w:rPr>
          <w:rFonts w:ascii="Tahoma" w:hAnsi="Tahoma" w:cs="Tahoma" w:hint="eastAsia"/>
          <w:sz w:val="16"/>
          <w:szCs w:val="20"/>
        </w:rPr>
        <w:t>有</w:t>
      </w:r>
      <w:r>
        <w:rPr>
          <w:rFonts w:ascii="Tahoma" w:hAnsi="Tahoma" w:cs="Tahoma"/>
          <w:sz w:val="16"/>
          <w:szCs w:val="20"/>
        </w:rPr>
        <w:t>2</w:t>
      </w:r>
      <w:r>
        <w:rPr>
          <w:rFonts w:ascii="Tahoma" w:hAnsi="Tahoma" w:cs="Tahoma" w:hint="eastAsia"/>
          <w:sz w:val="16"/>
          <w:szCs w:val="20"/>
        </w:rPr>
        <w:t>个版本，后面更改为</w:t>
      </w:r>
      <w:r>
        <w:rPr>
          <w:rFonts w:ascii="Tahoma" w:hAnsi="Tahoma" w:cs="Tahoma"/>
          <w:sz w:val="16"/>
          <w:szCs w:val="20"/>
        </w:rPr>
        <w:t>LinearFold</w:t>
      </w:r>
      <w:r>
        <w:rPr>
          <w:rFonts w:ascii="Tahoma" w:hAnsi="Tahoma" w:cs="Tahoma" w:hint="eastAsia"/>
          <w:sz w:val="16"/>
          <w:szCs w:val="20"/>
        </w:rPr>
        <w:t>有</w:t>
      </w:r>
      <w:r>
        <w:rPr>
          <w:rFonts w:ascii="Tahoma" w:hAnsi="Tahoma" w:cs="Tahoma"/>
          <w:sz w:val="16"/>
          <w:szCs w:val="20"/>
        </w:rPr>
        <w:t>3</w:t>
      </w:r>
      <w:r>
        <w:rPr>
          <w:rFonts w:ascii="Tahoma" w:hAnsi="Tahoma" w:cs="Tahoma" w:hint="eastAsia"/>
          <w:sz w:val="16"/>
          <w:szCs w:val="20"/>
        </w:rPr>
        <w:t>个版本</w:t>
      </w:r>
    </w:p>
  </w:comment>
  <w:comment w:id="196" w:author="Erli Pang" w:date="2026-04-18T10:17:00Z" w:initials="MOU">
    <w:p w14:paraId="15E284B3" w14:textId="77777777" w:rsidR="00BE0F04" w:rsidRDefault="00BE0F04">
      <w:pPr>
        <w:pStyle w:val="CommentText"/>
      </w:pPr>
      <w:r>
        <w:rPr>
          <w:rStyle w:val="CommentReference"/>
        </w:rPr>
        <w:annotationRef/>
      </w:r>
      <w:r>
        <w:rPr>
          <w:rFonts w:hint="eastAsia"/>
        </w:rPr>
        <w:t>这个也是分成两部分，一部分方法中，描述怎么做的，一部分放到讨论中，描述这样做的效果</w:t>
      </w:r>
    </w:p>
  </w:comment>
  <w:comment w:id="197" w:author="Chao Deng" w:date="2026-04-21T22:03:00Z" w:initials="CD">
    <w:p w14:paraId="2E097EA0" w14:textId="77777777" w:rsidR="00BE0F04" w:rsidRDefault="00BE0F04" w:rsidP="002E1906">
      <w:r>
        <w:rPr>
          <w:rStyle w:val="CommentReference"/>
        </w:rPr>
        <w:annotationRef/>
      </w:r>
      <w:r>
        <w:rPr>
          <w:rFonts w:ascii="Tahoma" w:hAnsi="Tahoma" w:cs="Tahoma" w:hint="eastAsia"/>
          <w:sz w:val="16"/>
          <w:szCs w:val="20"/>
        </w:rPr>
        <w:t>已经修改，</w:t>
      </w:r>
      <w:r>
        <w:rPr>
          <w:rFonts w:ascii="Tahoma" w:hAnsi="Tahoma" w:cs="Tahoma"/>
          <w:color w:val="262626"/>
          <w:sz w:val="16"/>
          <w:szCs w:val="20"/>
        </w:rPr>
        <w:t xml:space="preserve">Multi-view Motif Discover Module </w:t>
      </w:r>
      <w:r>
        <w:rPr>
          <w:rFonts w:ascii="Tahoma" w:hAnsi="Tahoma" w:cs="Tahoma" w:hint="eastAsia"/>
          <w:sz w:val="16"/>
          <w:szCs w:val="20"/>
        </w:rPr>
        <w:t>章节仅论述方法，具体实验分析在</w:t>
      </w:r>
      <w:r>
        <w:rPr>
          <w:rFonts w:ascii="Tahoma" w:hAnsi="Tahoma" w:cs="Tahoma"/>
          <w:b/>
          <w:bCs/>
          <w:color w:val="262626"/>
          <w:sz w:val="16"/>
          <w:szCs w:val="20"/>
        </w:rPr>
        <w:t>Multi-view Motif Discover Module find motif in multi view</w:t>
      </w:r>
    </w:p>
    <w:p w14:paraId="3D4B916C" w14:textId="77777777" w:rsidR="00BE0F04" w:rsidRDefault="00BE0F04" w:rsidP="00FD3D06"/>
  </w:comment>
  <w:comment w:id="199" w:author="Erli Pang" w:date="2026-04-18T10:19:00Z" w:initials="MOU">
    <w:p w14:paraId="1716B926" w14:textId="77777777" w:rsidR="00BE0F04" w:rsidRDefault="00BE0F04" w:rsidP="002E1906">
      <w:pPr>
        <w:pStyle w:val="CommentText"/>
      </w:pPr>
      <w:r>
        <w:rPr>
          <w:rStyle w:val="CommentReference"/>
        </w:rPr>
        <w:annotationRef/>
      </w:r>
      <w:r>
        <w:rPr>
          <w:rFonts w:hint="eastAsia"/>
        </w:rPr>
        <w:t>这个也是分成两部分，一部分方法中，描述怎么做的，一部分放到讨论中，描述这样做的效果</w:t>
      </w:r>
    </w:p>
    <w:p w14:paraId="5DC9A345" w14:textId="77777777" w:rsidR="00BE0F04" w:rsidRDefault="00BE0F04">
      <w:pPr>
        <w:pStyle w:val="CommentText"/>
      </w:pPr>
    </w:p>
  </w:comment>
  <w:comment w:id="200" w:author="Chao Deng" w:date="2026-04-22T11:52:00Z" w:initials="CD">
    <w:p w14:paraId="1B897E50" w14:textId="77777777" w:rsidR="00BE0F04" w:rsidRDefault="00BE0F04" w:rsidP="00FD3D06">
      <w:r>
        <w:rPr>
          <w:rStyle w:val="CommentReference"/>
        </w:rPr>
        <w:annotationRef/>
      </w:r>
      <w:r>
        <w:rPr>
          <w:rFonts w:ascii="Tahoma" w:hAnsi="Tahoma" w:cs="Tahoma" w:hint="eastAsia"/>
          <w:sz w:val="16"/>
          <w:szCs w:val="20"/>
        </w:rPr>
        <w:t>已修改</w:t>
      </w:r>
    </w:p>
  </w:comment>
  <w:comment w:id="573" w:author="Erli Pang" w:date="2026-04-18T10:19:00Z" w:initials="MOU">
    <w:p w14:paraId="04BF7A4A" w14:textId="77777777" w:rsidR="00BE0F04" w:rsidRDefault="00BE0F04" w:rsidP="002E1906">
      <w:pPr>
        <w:pStyle w:val="CommentText"/>
      </w:pPr>
      <w:r>
        <w:rPr>
          <w:rStyle w:val="CommentReference"/>
        </w:rPr>
        <w:annotationRef/>
      </w:r>
      <w:r>
        <w:rPr>
          <w:rFonts w:hint="eastAsia"/>
        </w:rPr>
        <w:t>这个也是分成两部分，一部分方法中，描述怎么做的，一部分放到讨论中，描述这样做的效果</w:t>
      </w:r>
    </w:p>
    <w:p w14:paraId="40C31757" w14:textId="77777777" w:rsidR="00BE0F04" w:rsidRDefault="00BE0F04">
      <w:pPr>
        <w:pStyle w:val="CommentText"/>
      </w:pPr>
    </w:p>
  </w:comment>
  <w:comment w:id="574" w:author="Chao Deng" w:date="2026-04-22T11:52:00Z" w:initials="CD">
    <w:p w14:paraId="17632FC3" w14:textId="77777777" w:rsidR="00BE0F04" w:rsidRDefault="00BE0F04" w:rsidP="00FD3D06">
      <w:r>
        <w:rPr>
          <w:rStyle w:val="CommentReference"/>
        </w:rPr>
        <w:annotationRef/>
      </w:r>
      <w:r>
        <w:rPr>
          <w:rFonts w:ascii="Tahoma" w:hAnsi="Tahoma" w:cs="Tahoma" w:hint="eastAsia"/>
          <w:sz w:val="16"/>
          <w:szCs w:val="20"/>
        </w:rPr>
        <w:t>已修改</w:t>
      </w:r>
    </w:p>
  </w:comment>
  <w:comment w:id="908" w:author="Chao Deng" w:date="2026-05-06T11:53:00Z" w:initials="CD">
    <w:p w14:paraId="0BB8AB18" w14:textId="77777777" w:rsidR="00ED73F3" w:rsidRDefault="00ED73F3" w:rsidP="00ED73F3">
      <w:r>
        <w:rPr>
          <w:rStyle w:val="CommentReference"/>
        </w:rPr>
        <w:annotationRef/>
      </w:r>
      <w:r>
        <w:rPr>
          <w:rFonts w:ascii="Tahoma" w:hAnsi="Tahoma" w:cs="Tahoma" w:hint="eastAsia"/>
          <w:b/>
          <w:bCs/>
          <w:sz w:val="16"/>
          <w:szCs w:val="20"/>
        </w:rPr>
        <w:t>个人认为</w:t>
      </w:r>
      <w:r>
        <w:rPr>
          <w:rFonts w:ascii="Tahoma" w:hAnsi="Tahoma" w:cs="Tahoma"/>
          <w:b/>
          <w:bCs/>
          <w:sz w:val="16"/>
          <w:szCs w:val="20"/>
        </w:rPr>
        <w:t xml:space="preserve">The framework of mRModN </w:t>
      </w:r>
      <w:r>
        <w:rPr>
          <w:rFonts w:ascii="Tahoma" w:hAnsi="Tahoma" w:cs="Tahoma" w:hint="eastAsia"/>
          <w:b/>
          <w:bCs/>
          <w:sz w:val="16"/>
          <w:szCs w:val="20"/>
        </w:rPr>
        <w:t>与</w:t>
      </w:r>
      <w:r>
        <w:rPr>
          <w:rFonts w:ascii="Tahoma" w:hAnsi="Tahoma" w:cs="Tahoma"/>
          <w:b/>
          <w:bCs/>
          <w:sz w:val="16"/>
          <w:szCs w:val="20"/>
        </w:rPr>
        <w:t>Overview</w:t>
      </w:r>
      <w:r>
        <w:rPr>
          <w:rFonts w:ascii="Tahoma" w:hAnsi="Tahoma" w:cs="Tahoma" w:hint="eastAsia"/>
          <w:b/>
          <w:bCs/>
          <w:sz w:val="16"/>
          <w:szCs w:val="20"/>
        </w:rPr>
        <w:t>过于相似，所以删除</w:t>
      </w:r>
    </w:p>
    <w:p w14:paraId="1900F992" w14:textId="77777777" w:rsidR="00ED73F3" w:rsidRDefault="00ED73F3" w:rsidP="00ED73F3"/>
  </w:comment>
  <w:comment w:id="923" w:author="Chao Deng" w:date="2026-04-30T20:26:00Z" w:initials="CD">
    <w:p w14:paraId="03FBAF05" w14:textId="77777777" w:rsidR="00065F10" w:rsidRPr="00187B3B" w:rsidRDefault="00065F10" w:rsidP="00065F10">
      <w:pPr>
        <w:rPr>
          <w:lang w:val="en-US"/>
        </w:rPr>
      </w:pPr>
      <w:r>
        <w:rPr>
          <w:rStyle w:val="CommentReference"/>
        </w:rPr>
        <w:annotationRef/>
      </w:r>
      <w:r>
        <w:rPr>
          <w:rFonts w:ascii="Tahoma" w:hAnsi="Tahoma" w:cs="Tahoma"/>
          <w:sz w:val="16"/>
          <w:szCs w:val="20"/>
        </w:rPr>
        <w:t>AUC</w:t>
      </w:r>
      <w:r>
        <w:rPr>
          <w:rFonts w:ascii="Tahoma" w:hAnsi="Tahoma" w:cs="Tahoma" w:hint="eastAsia"/>
          <w:sz w:val="16"/>
          <w:szCs w:val="20"/>
        </w:rPr>
        <w:t>和</w:t>
      </w:r>
      <w:r>
        <w:rPr>
          <w:rFonts w:ascii="Tahoma" w:hAnsi="Tahoma" w:cs="Tahoma"/>
          <w:sz w:val="16"/>
          <w:szCs w:val="20"/>
        </w:rPr>
        <w:t>AUPRC</w:t>
      </w:r>
      <w:r>
        <w:rPr>
          <w:rFonts w:ascii="Tahoma" w:hAnsi="Tahoma" w:cs="Tahoma" w:hint="eastAsia"/>
          <w:sz w:val="16"/>
          <w:szCs w:val="20"/>
        </w:rPr>
        <w:t>的单位没有百分号，所以我删掉了</w:t>
      </w:r>
    </w:p>
  </w:comment>
  <w:comment w:id="939" w:author="Erli Pang" w:date="2026-04-18T10:40:00Z" w:initials="MOU">
    <w:p w14:paraId="5AB2315E" w14:textId="77777777" w:rsidR="00BE0F04" w:rsidRPr="009D326D" w:rsidRDefault="00BE0F04">
      <w:pPr>
        <w:pStyle w:val="CommentText"/>
        <w:rPr>
          <w:lang w:val="en-US"/>
        </w:rPr>
      </w:pPr>
      <w:r>
        <w:rPr>
          <w:rStyle w:val="CommentReference"/>
        </w:rPr>
        <w:annotationRef/>
      </w:r>
      <w:r>
        <w:rPr>
          <w:rFonts w:hint="eastAsia"/>
        </w:rPr>
        <w:t>这个图首先不同指标之间增加空白，你可以把柱子画窄些，还有你的比较没有交叉比较？就用了我们数据集比较了，没有</w:t>
      </w:r>
      <w:r>
        <w:rPr>
          <w:rFonts w:hint="eastAsia"/>
        </w:rPr>
        <w:t>nult</w:t>
      </w:r>
      <w:r>
        <w:t>iRM</w:t>
      </w:r>
      <w:r>
        <w:rPr>
          <w:rFonts w:hint="eastAsia"/>
        </w:rPr>
        <w:t>的数据比较？</w:t>
      </w:r>
    </w:p>
  </w:comment>
  <w:comment w:id="940" w:author="Chao Deng" w:date="2026-04-23T15:36:00Z" w:initials="CD">
    <w:p w14:paraId="011CD724" w14:textId="77777777" w:rsidR="00BE0F04" w:rsidRDefault="00BE0F04" w:rsidP="00FD3D06">
      <w:r>
        <w:rPr>
          <w:rStyle w:val="CommentReference"/>
        </w:rPr>
        <w:annotationRef/>
      </w:r>
      <w:r>
        <w:rPr>
          <w:rFonts w:ascii="Tahoma" w:hAnsi="Tahoma" w:cs="Tahoma" w:hint="eastAsia"/>
          <w:sz w:val="16"/>
          <w:szCs w:val="20"/>
        </w:rPr>
        <w:t>已经缩减柱子宽度，增加</w:t>
      </w:r>
      <w:r>
        <w:rPr>
          <w:rFonts w:ascii="Tahoma" w:hAnsi="Tahoma" w:cs="Tahoma"/>
          <w:sz w:val="16"/>
          <w:szCs w:val="20"/>
        </w:rPr>
        <w:t>MultiRM</w:t>
      </w:r>
      <w:r>
        <w:rPr>
          <w:rFonts w:ascii="Tahoma" w:hAnsi="Tahoma" w:cs="Tahoma" w:hint="eastAsia"/>
          <w:sz w:val="16"/>
          <w:szCs w:val="20"/>
        </w:rPr>
        <w:t>数据集的分类性能气泡图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548D2" w15:done="0"/>
  <w15:commentEx w15:paraId="2E26A725" w15:done="0"/>
  <w15:commentEx w15:paraId="04E49BA1" w15:done="0"/>
  <w15:commentEx w15:paraId="2657EEE7" w15:done="0"/>
  <w15:commentEx w15:paraId="6BAFBC24" w15:paraIdParent="2657EEE7" w15:done="0"/>
  <w15:commentEx w15:paraId="2D207655" w15:done="0"/>
  <w15:commentEx w15:paraId="042A25C5" w15:paraIdParent="2D207655" w15:done="0"/>
  <w15:commentEx w15:paraId="34B4B078" w15:done="0"/>
  <w15:commentEx w15:paraId="614E885B" w15:done="0"/>
  <w15:commentEx w15:paraId="1CFA130E" w15:paraIdParent="614E885B" w15:done="0"/>
  <w15:commentEx w15:paraId="177E871B" w15:done="0"/>
  <w15:commentEx w15:paraId="2BD8CAE6" w15:paraIdParent="177E871B" w15:done="0"/>
  <w15:commentEx w15:paraId="3ABFE9DC" w15:done="0"/>
  <w15:commentEx w15:paraId="6F459FF9" w15:paraIdParent="3ABFE9DC" w15:done="0"/>
  <w15:commentEx w15:paraId="4F1CBB92" w15:done="0"/>
  <w15:commentEx w15:paraId="390E2DAA" w15:paraIdParent="4F1CBB92" w15:done="0"/>
  <w15:commentEx w15:paraId="5D170FC3" w15:done="0"/>
  <w15:commentEx w15:paraId="08431F20" w15:paraIdParent="5D170FC3" w15:done="0"/>
  <w15:commentEx w15:paraId="120DC540" w15:done="0"/>
  <w15:commentEx w15:paraId="3554EBB0" w15:paraIdParent="120DC540" w15:done="0"/>
  <w15:commentEx w15:paraId="59493BB3" w15:paraIdParent="120DC540" w15:done="0"/>
  <w15:commentEx w15:paraId="15E284B3" w15:done="0"/>
  <w15:commentEx w15:paraId="3D4B916C" w15:paraIdParent="15E284B3" w15:done="0"/>
  <w15:commentEx w15:paraId="5DC9A345" w15:done="0"/>
  <w15:commentEx w15:paraId="1B897E50" w15:paraIdParent="5DC9A345" w15:done="0"/>
  <w15:commentEx w15:paraId="40C31757" w15:done="0"/>
  <w15:commentEx w15:paraId="17632FC3" w15:paraIdParent="40C31757" w15:done="0"/>
  <w15:commentEx w15:paraId="1900F992" w15:done="0"/>
  <w15:commentEx w15:paraId="03FBAF05" w15:done="0"/>
  <w15:commentEx w15:paraId="5AB2315E" w15:done="0"/>
  <w15:commentEx w15:paraId="011CD724" w15:paraIdParent="5AB231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92B87" w16cex:dateUtc="2026-05-06T03:26:00Z"/>
  <w16cex:commentExtensible w16cex:durableId="7FCD17A1" w16cex:dateUtc="2026-05-07T01:29:00Z"/>
  <w16cex:commentExtensible w16cex:durableId="57C6A263" w16cex:dateUtc="2026-05-06T03:24:00Z"/>
  <w16cex:commentExtensible w16cex:durableId="67166A88" w16cex:dateUtc="2026-04-30T02:20:00Z"/>
  <w16cex:commentExtensible w16cex:durableId="5658A3B7" w16cex:dateUtc="2026-04-30T02:20:00Z"/>
  <w16cex:commentExtensible w16cex:durableId="1067E108" w16cex:dateUtc="2026-04-30T02:33:00Z"/>
  <w16cex:commentExtensible w16cex:durableId="020EC982" w16cex:dateUtc="2026-04-30T02:34:00Z"/>
  <w16cex:commentExtensible w16cex:durableId="415E35E4" w16cex:dateUtc="2026-04-21T03:41:00Z"/>
  <w16cex:commentExtensible w16cex:durableId="7C258601" w16cex:dateUtc="2026-04-30T03:15:00Z"/>
  <w16cex:commentExtensible w16cex:durableId="6297875D" w16cex:dateUtc="2026-04-21T07:27:00Z"/>
  <w16cex:commentExtensible w16cex:durableId="54AA3304" w16cex:dateUtc="2026-04-21T09:21:00Z"/>
  <w16cex:commentExtensible w16cex:durableId="55B100B0" w16cex:dateUtc="2026-04-30T03:37:00Z"/>
  <w16cex:commentExtensible w16cex:durableId="0C065F37" w16cex:dateUtc="2026-04-21T14:03:00Z"/>
  <w16cex:commentExtensible w16cex:durableId="3E65CB90" w16cex:dateUtc="2026-04-22T03:52:00Z"/>
  <w16cex:commentExtensible w16cex:durableId="622B7710" w16cex:dateUtc="2026-04-22T03:52:00Z"/>
  <w16cex:commentExtensible w16cex:durableId="4CAA0D08" w16cex:dateUtc="2026-05-06T03:53:00Z"/>
  <w16cex:commentExtensible w16cex:durableId="5A34FB9C" w16cex:dateUtc="2026-04-30T12:26:00Z"/>
  <w16cex:commentExtensible w16cex:durableId="0808A1D7" w16cex:dateUtc="2026-04-23T0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548D2" w16cid:durableId="18992B87"/>
  <w16cid:commentId w16cid:paraId="2E26A725" w16cid:durableId="7FCD17A1"/>
  <w16cid:commentId w16cid:paraId="04E49BA1" w16cid:durableId="57C6A263"/>
  <w16cid:commentId w16cid:paraId="2657EEE7" w16cid:durableId="2D9AFB5C"/>
  <w16cid:commentId w16cid:paraId="6BAFBC24" w16cid:durableId="67166A88"/>
  <w16cid:commentId w16cid:paraId="2D207655" w16cid:durableId="2D9AF936"/>
  <w16cid:commentId w16cid:paraId="042A25C5" w16cid:durableId="5658A3B7"/>
  <w16cid:commentId w16cid:paraId="34B4B078" w16cid:durableId="2D9AFD12"/>
  <w16cid:commentId w16cid:paraId="614E885B" w16cid:durableId="2D9B419C"/>
  <w16cid:commentId w16cid:paraId="1CFA130E" w16cid:durableId="1067E108"/>
  <w16cid:commentId w16cid:paraId="177E871B" w16cid:durableId="2D9B0D6C"/>
  <w16cid:commentId w16cid:paraId="2BD8CAE6" w16cid:durableId="020EC982"/>
  <w16cid:commentId w16cid:paraId="3ABFE9DC" w16cid:durableId="2D8DBEF0"/>
  <w16cid:commentId w16cid:paraId="6F459FF9" w16cid:durableId="415E35E4"/>
  <w16cid:commentId w16cid:paraId="4F1CBB92" w16cid:durableId="2D9B1129"/>
  <w16cid:commentId w16cid:paraId="390E2DAA" w16cid:durableId="7C258601"/>
  <w16cid:commentId w16cid:paraId="5D170FC3" w16cid:durableId="2D8DD62B"/>
  <w16cid:commentId w16cid:paraId="08431F20" w16cid:durableId="6297875D"/>
  <w16cid:commentId w16cid:paraId="120DC540" w16cid:durableId="4D5AAF42"/>
  <w16cid:commentId w16cid:paraId="3554EBB0" w16cid:durableId="54AA3304"/>
  <w16cid:commentId w16cid:paraId="59493BB3" w16cid:durableId="55B100B0"/>
  <w16cid:commentId w16cid:paraId="15E284B3" w16cid:durableId="2D8DD8C6"/>
  <w16cid:commentId w16cid:paraId="3D4B916C" w16cid:durableId="0C065F37"/>
  <w16cid:commentId w16cid:paraId="5DC9A345" w16cid:durableId="2D8DD91B"/>
  <w16cid:commentId w16cid:paraId="1B897E50" w16cid:durableId="3E65CB90"/>
  <w16cid:commentId w16cid:paraId="40C31757" w16cid:durableId="2D8DD92C"/>
  <w16cid:commentId w16cid:paraId="17632FC3" w16cid:durableId="622B7710"/>
  <w16cid:commentId w16cid:paraId="1900F992" w16cid:durableId="4CAA0D08"/>
  <w16cid:commentId w16cid:paraId="03FBAF05" w16cid:durableId="5A34FB9C"/>
  <w16cid:commentId w16cid:paraId="5AB2315E" w16cid:durableId="2D8DDE1B"/>
  <w16cid:commentId w16cid:paraId="011CD724" w16cid:durableId="0808A1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61F2" w14:textId="77777777" w:rsidR="00C32122" w:rsidRDefault="00C32122">
      <w:pPr>
        <w:spacing w:after="0" w:line="240" w:lineRule="auto"/>
      </w:pPr>
      <w:r>
        <w:separator/>
      </w:r>
    </w:p>
  </w:endnote>
  <w:endnote w:type="continuationSeparator" w:id="0">
    <w:p w14:paraId="6C1E2714" w14:textId="77777777" w:rsidR="00C32122" w:rsidRDefault="00C3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altName w:val="Sylfaen"/>
    <w:panose1 w:val="020B0402040204020203"/>
    <w:charset w:val="00"/>
    <w:family w:val="swiss"/>
    <w:pitch w:val="variable"/>
    <w:sig w:usb0="E4002EFF" w:usb1="C000E47F" w:usb2="00000009" w:usb3="00000000" w:csb0="000001FF" w:csb1="00000000"/>
  </w:font>
  <w:font w:name="Calibri">
    <w:panose1 w:val="020F0502020204030204"/>
    <w:charset w:val="00"/>
    <w:family w:val="auto"/>
    <w:pitch w:val="variable"/>
    <w:sig w:usb0="00000003" w:usb1="00000000" w:usb2="00000000" w:usb3="00000000" w:csb0="00000001" w:csb1="00000000"/>
  </w:font>
  <w:font w:name="Microsoft YaHei">
    <w:altName w:val="微软雅黑"/>
    <w:panose1 w:val="020B0503020204020204"/>
    <w:charset w:val="86"/>
    <w:family w:val="swiss"/>
    <w:pitch w:val="variable"/>
    <w:sig w:usb0="80000287" w:usb1="2ACF3C52"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15D4" w14:textId="77777777" w:rsidR="00BE0F04" w:rsidRDefault="00BE0F04" w:rsidP="00FD3D06">
    <w:pPr>
      <w:pStyle w:val="Footer"/>
    </w:pPr>
    <w:r>
      <w:fldChar w:fldCharType="begin"/>
    </w:r>
    <w:r>
      <w:instrText xml:space="preserve"> PAGE   \* MERGEFORMAT </w:instrText>
    </w:r>
    <w:r>
      <w:fldChar w:fldCharType="separate"/>
    </w:r>
    <w:r>
      <w:rPr>
        <w:noProof/>
      </w:rPr>
      <w:t>8</w:t>
    </w:r>
    <w:r>
      <w:rPr>
        <w:noProof/>
      </w:rPr>
      <w:fldChar w:fldCharType="end"/>
    </w:r>
  </w:p>
  <w:p w14:paraId="3CA749BF" w14:textId="77777777" w:rsidR="00BE0F04" w:rsidRDefault="00BE0F04" w:rsidP="00FD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715B" w14:textId="77777777" w:rsidR="00C32122" w:rsidRDefault="00C32122">
      <w:pPr>
        <w:spacing w:after="0" w:line="240" w:lineRule="auto"/>
      </w:pPr>
      <w:r>
        <w:separator/>
      </w:r>
    </w:p>
  </w:footnote>
  <w:footnote w:type="continuationSeparator" w:id="0">
    <w:p w14:paraId="461AF557" w14:textId="77777777" w:rsidR="00C32122" w:rsidRDefault="00C32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2E3"/>
    <w:multiLevelType w:val="multilevel"/>
    <w:tmpl w:val="989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FB9"/>
    <w:multiLevelType w:val="hybridMultilevel"/>
    <w:tmpl w:val="490E05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FA139C"/>
    <w:multiLevelType w:val="hybridMultilevel"/>
    <w:tmpl w:val="BA78F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064BE9"/>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3F92"/>
    <w:multiLevelType w:val="hybridMultilevel"/>
    <w:tmpl w:val="06BA4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934D8D"/>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60C4"/>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12211"/>
    <w:multiLevelType w:val="hybridMultilevel"/>
    <w:tmpl w:val="576E951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43551D"/>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E2856"/>
    <w:multiLevelType w:val="multilevel"/>
    <w:tmpl w:val="7D1C3E9E"/>
    <w:styleLink w:val="3"/>
    <w:lvl w:ilvl="0">
      <w:start w:val="1"/>
      <w:numFmt w:val="lowerLetter"/>
      <w:lvlText w:val="%1)"/>
      <w:lvlJc w:val="left"/>
      <w:pPr>
        <w:tabs>
          <w:tab w:val="num" w:pos="0"/>
        </w:tabs>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0DC6E41"/>
    <w:multiLevelType w:val="hybridMultilevel"/>
    <w:tmpl w:val="1EC48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32E7BA6"/>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36EA1"/>
    <w:multiLevelType w:val="hybridMultilevel"/>
    <w:tmpl w:val="B72215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624FC3"/>
    <w:multiLevelType w:val="hybridMultilevel"/>
    <w:tmpl w:val="6054CB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B413F01"/>
    <w:multiLevelType w:val="multilevel"/>
    <w:tmpl w:val="7CD8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84CA7"/>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46AA3"/>
    <w:multiLevelType w:val="hybridMultilevel"/>
    <w:tmpl w:val="9D8EE93C"/>
    <w:lvl w:ilvl="0" w:tplc="3ED83D9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A7E6558"/>
    <w:multiLevelType w:val="hybridMultilevel"/>
    <w:tmpl w:val="A5ECC7B2"/>
    <w:lvl w:ilvl="0" w:tplc="EAD6B8BA">
      <w:start w:val="1"/>
      <w:numFmt w:val="lowerLetter"/>
      <w:pStyle w:val="a"/>
      <w:lvlText w:val="%1)"/>
      <w:lvlJc w:val="left"/>
      <w:pPr>
        <w:ind w:left="142"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BA21E12"/>
    <w:multiLevelType w:val="multilevel"/>
    <w:tmpl w:val="58BA393E"/>
    <w:styleLink w:val="1"/>
    <w:lvl w:ilvl="0">
      <w:start w:val="1"/>
      <w:numFmt w:val="lowerLetter"/>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313A4B7A"/>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56E8B"/>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97D41"/>
    <w:multiLevelType w:val="hybridMultilevel"/>
    <w:tmpl w:val="146E07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69A678E"/>
    <w:multiLevelType w:val="multilevel"/>
    <w:tmpl w:val="1820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9047B6"/>
    <w:multiLevelType w:val="hybridMultilevel"/>
    <w:tmpl w:val="C91021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E2A0168"/>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300A4"/>
    <w:multiLevelType w:val="multilevel"/>
    <w:tmpl w:val="8CFABDBC"/>
    <w:styleLink w:val="2"/>
    <w:lvl w:ilvl="0">
      <w:start w:val="1"/>
      <w:numFmt w:val="lowerLetter"/>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455F0B19"/>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27F54"/>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E1F34"/>
    <w:multiLevelType w:val="hybridMultilevel"/>
    <w:tmpl w:val="E22431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EA13CA7"/>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D1050"/>
    <w:multiLevelType w:val="multilevel"/>
    <w:tmpl w:val="19D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D4859"/>
    <w:multiLevelType w:val="multilevel"/>
    <w:tmpl w:val="24DC587A"/>
    <w:styleLink w:val="6"/>
    <w:lvl w:ilvl="0">
      <w:start w:val="1"/>
      <w:numFmt w:val="lowerLetter"/>
      <w:lvlText w:val="%1)"/>
      <w:lvlJc w:val="left"/>
      <w:pPr>
        <w:tabs>
          <w:tab w:val="num" w:pos="0"/>
        </w:tabs>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539546B0"/>
    <w:multiLevelType w:val="hybridMultilevel"/>
    <w:tmpl w:val="19EA88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40B69B2"/>
    <w:multiLevelType w:val="multilevel"/>
    <w:tmpl w:val="2CA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526CC"/>
    <w:multiLevelType w:val="multilevel"/>
    <w:tmpl w:val="19C8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B13A1"/>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D36D7"/>
    <w:multiLevelType w:val="multilevel"/>
    <w:tmpl w:val="0409001D"/>
    <w:styleLink w:val="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5CB43AA5"/>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B7970"/>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4078B"/>
    <w:multiLevelType w:val="hybridMultilevel"/>
    <w:tmpl w:val="37A292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038155D"/>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D1FAE"/>
    <w:multiLevelType w:val="hybridMultilevel"/>
    <w:tmpl w:val="400ED9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D97150F"/>
    <w:multiLevelType w:val="hybridMultilevel"/>
    <w:tmpl w:val="D9F63D54"/>
    <w:lvl w:ilvl="0" w:tplc="5DE212C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02914B5"/>
    <w:multiLevelType w:val="multilevel"/>
    <w:tmpl w:val="0409001D"/>
    <w:styleLink w:val="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4" w15:restartNumberingAfterBreak="0">
    <w:nsid w:val="70D56B52"/>
    <w:multiLevelType w:val="multilevel"/>
    <w:tmpl w:val="6DBC65A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B2403D"/>
    <w:multiLevelType w:val="multilevel"/>
    <w:tmpl w:val="D10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45CAD"/>
    <w:multiLevelType w:val="hybridMultilevel"/>
    <w:tmpl w:val="6A3045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A76547A"/>
    <w:multiLevelType w:val="multilevel"/>
    <w:tmpl w:val="4962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356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2872297">
    <w:abstractNumId w:val="2"/>
  </w:num>
  <w:num w:numId="3" w16cid:durableId="1364405176">
    <w:abstractNumId w:val="4"/>
  </w:num>
  <w:num w:numId="4" w16cid:durableId="267936557">
    <w:abstractNumId w:val="0"/>
  </w:num>
  <w:num w:numId="5" w16cid:durableId="1142889676">
    <w:abstractNumId w:val="23"/>
  </w:num>
  <w:num w:numId="6" w16cid:durableId="2075397303">
    <w:abstractNumId w:val="12"/>
  </w:num>
  <w:num w:numId="7" w16cid:durableId="1769545894">
    <w:abstractNumId w:val="47"/>
  </w:num>
  <w:num w:numId="8" w16cid:durableId="1975719386">
    <w:abstractNumId w:val="44"/>
  </w:num>
  <w:num w:numId="9" w16cid:durableId="107968300">
    <w:abstractNumId w:val="30"/>
  </w:num>
  <w:num w:numId="10" w16cid:durableId="1654873005">
    <w:abstractNumId w:val="33"/>
  </w:num>
  <w:num w:numId="11" w16cid:durableId="1376544270">
    <w:abstractNumId w:val="10"/>
  </w:num>
  <w:num w:numId="12" w16cid:durableId="832063657">
    <w:abstractNumId w:val="13"/>
  </w:num>
  <w:num w:numId="13" w16cid:durableId="354500646">
    <w:abstractNumId w:val="34"/>
  </w:num>
  <w:num w:numId="14" w16cid:durableId="499546665">
    <w:abstractNumId w:val="32"/>
  </w:num>
  <w:num w:numId="15" w16cid:durableId="350882171">
    <w:abstractNumId w:val="26"/>
  </w:num>
  <w:num w:numId="16" w16cid:durableId="2099981027">
    <w:abstractNumId w:val="27"/>
  </w:num>
  <w:num w:numId="17" w16cid:durableId="590968008">
    <w:abstractNumId w:val="35"/>
  </w:num>
  <w:num w:numId="18" w16cid:durableId="2064059032">
    <w:abstractNumId w:val="38"/>
  </w:num>
  <w:num w:numId="19" w16cid:durableId="1165365725">
    <w:abstractNumId w:val="6"/>
  </w:num>
  <w:num w:numId="20" w16cid:durableId="156310659">
    <w:abstractNumId w:val="8"/>
  </w:num>
  <w:num w:numId="21" w16cid:durableId="1680236449">
    <w:abstractNumId w:val="45"/>
  </w:num>
  <w:num w:numId="22" w16cid:durableId="822891983">
    <w:abstractNumId w:val="5"/>
  </w:num>
  <w:num w:numId="23" w16cid:durableId="1039089687">
    <w:abstractNumId w:val="22"/>
  </w:num>
  <w:num w:numId="24" w16cid:durableId="973560357">
    <w:abstractNumId w:val="24"/>
  </w:num>
  <w:num w:numId="25" w16cid:durableId="2083211364">
    <w:abstractNumId w:val="20"/>
  </w:num>
  <w:num w:numId="26" w16cid:durableId="1736274649">
    <w:abstractNumId w:val="3"/>
  </w:num>
  <w:num w:numId="27" w16cid:durableId="214389662">
    <w:abstractNumId w:val="37"/>
  </w:num>
  <w:num w:numId="28" w16cid:durableId="770197450">
    <w:abstractNumId w:val="11"/>
  </w:num>
  <w:num w:numId="29" w16cid:durableId="1161234880">
    <w:abstractNumId w:val="40"/>
  </w:num>
  <w:num w:numId="30" w16cid:durableId="967975665">
    <w:abstractNumId w:val="29"/>
  </w:num>
  <w:num w:numId="31" w16cid:durableId="1805195085">
    <w:abstractNumId w:val="15"/>
  </w:num>
  <w:num w:numId="32" w16cid:durableId="1426418672">
    <w:abstractNumId w:val="19"/>
  </w:num>
  <w:num w:numId="33" w16cid:durableId="7024748">
    <w:abstractNumId w:val="41"/>
  </w:num>
  <w:num w:numId="34" w16cid:durableId="2115977609">
    <w:abstractNumId w:val="14"/>
  </w:num>
  <w:num w:numId="35" w16cid:durableId="2007898176">
    <w:abstractNumId w:val="39"/>
  </w:num>
  <w:num w:numId="36" w16cid:durableId="1374579242">
    <w:abstractNumId w:val="28"/>
  </w:num>
  <w:num w:numId="37" w16cid:durableId="871502095">
    <w:abstractNumId w:val="16"/>
  </w:num>
  <w:num w:numId="38" w16cid:durableId="1829399664">
    <w:abstractNumId w:val="21"/>
  </w:num>
  <w:num w:numId="39" w16cid:durableId="1870408376">
    <w:abstractNumId w:val="46"/>
  </w:num>
  <w:num w:numId="40" w16cid:durableId="733818434">
    <w:abstractNumId w:val="17"/>
  </w:num>
  <w:num w:numId="41" w16cid:durableId="115678440">
    <w:abstractNumId w:val="18"/>
  </w:num>
  <w:num w:numId="42" w16cid:durableId="2095081037">
    <w:abstractNumId w:val="25"/>
  </w:num>
  <w:num w:numId="43" w16cid:durableId="1267545540">
    <w:abstractNumId w:val="9"/>
  </w:num>
  <w:num w:numId="44" w16cid:durableId="1226259396">
    <w:abstractNumId w:val="43"/>
  </w:num>
  <w:num w:numId="45" w16cid:durableId="49043063">
    <w:abstractNumId w:val="36"/>
  </w:num>
  <w:num w:numId="46" w16cid:durableId="1172379675">
    <w:abstractNumId w:val="31"/>
  </w:num>
  <w:num w:numId="47" w16cid:durableId="267323174">
    <w:abstractNumId w:val="1"/>
  </w:num>
  <w:num w:numId="48" w16cid:durableId="1981761629">
    <w:abstractNumId w:val="42"/>
  </w:num>
  <w:num w:numId="49" w16cid:durableId="22997294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o Deng">
    <w15:presenceInfo w15:providerId="Windows Live" w15:userId="c9b21f7998380c9c"/>
  </w15:person>
  <w15:person w15:author="Erli Pang">
    <w15:presenceInfo w15:providerId="None" w15:userId="Erli P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9sp2avsr0pscezt9lpsfx825z50appaadd&quot;&gt;My EndNote Library&lt;record-ids&gt;&lt;item&gt;96&lt;/item&gt;&lt;item&gt;97&lt;/item&gt;&lt;item&gt;152&lt;/item&gt;&lt;item&gt;184&lt;/item&gt;&lt;item&gt;187&lt;/item&gt;&lt;item&gt;264&lt;/item&gt;&lt;item&gt;307&lt;/item&gt;&lt;item&gt;370&lt;/item&gt;&lt;item&gt;407&lt;/item&gt;&lt;item&gt;414&lt;/item&gt;&lt;item&gt;423&lt;/item&gt;&lt;item&gt;424&lt;/item&gt;&lt;item&gt;425&lt;/item&gt;&lt;item&gt;426&lt;/item&gt;&lt;item&gt;427&lt;/item&gt;&lt;item&gt;428&lt;/item&gt;&lt;item&gt;443&lt;/item&gt;&lt;item&gt;447&lt;/item&gt;&lt;item&gt;455&lt;/item&gt;&lt;item&gt;465&lt;/item&gt;&lt;item&gt;467&lt;/item&gt;&lt;item&gt;468&lt;/item&gt;&lt;item&gt;469&lt;/item&gt;&lt;item&gt;470&lt;/item&gt;&lt;item&gt;471&lt;/item&gt;&lt;item&gt;472&lt;/item&gt;&lt;item&gt;473&lt;/item&gt;&lt;item&gt;474&lt;/item&gt;&lt;item&gt;475&lt;/item&gt;&lt;item&gt;476&lt;/item&gt;&lt;item&gt;478&lt;/item&gt;&lt;item&gt;479&lt;/item&gt;&lt;item&gt;481&lt;/item&gt;&lt;item&gt;482&lt;/item&gt;&lt;item&gt;483&lt;/item&gt;&lt;item&gt;484&lt;/item&gt;&lt;item&gt;485&lt;/item&gt;&lt;item&gt;489&lt;/item&gt;&lt;item&gt;490&lt;/item&gt;&lt;item&gt;491&lt;/item&gt;&lt;item&gt;493&lt;/item&gt;&lt;item&gt;494&lt;/item&gt;&lt;item&gt;495&lt;/item&gt;&lt;item&gt;496&lt;/item&gt;&lt;item&gt;497&lt;/item&gt;&lt;item&gt;498&lt;/item&gt;&lt;item&gt;499&lt;/item&gt;&lt;item&gt;500&lt;/item&gt;&lt;item&gt;501&lt;/item&gt;&lt;item&gt;502&lt;/item&gt;&lt;item&gt;504&lt;/item&gt;&lt;item&gt;505&lt;/item&gt;&lt;item&gt;507&lt;/item&gt;&lt;item&gt;508&lt;/item&gt;&lt;item&gt;509&lt;/item&gt;&lt;item&gt;510&lt;/item&gt;&lt;item&gt;511&lt;/item&gt;&lt;item&gt;512&lt;/item&gt;&lt;item&gt;513&lt;/item&gt;&lt;item&gt;515&lt;/item&gt;&lt;item&gt;516&lt;/item&gt;&lt;item&gt;517&lt;/item&gt;&lt;/record-ids&gt;&lt;/item&gt;&lt;/Libraries&gt;"/>
  </w:docVars>
  <w:rsids>
    <w:rsidRoot w:val="002E1906"/>
    <w:rsid w:val="000164E0"/>
    <w:rsid w:val="0001694D"/>
    <w:rsid w:val="0002508C"/>
    <w:rsid w:val="00032CBA"/>
    <w:rsid w:val="00037FA9"/>
    <w:rsid w:val="000438D4"/>
    <w:rsid w:val="000452F2"/>
    <w:rsid w:val="00046100"/>
    <w:rsid w:val="00050550"/>
    <w:rsid w:val="000515C1"/>
    <w:rsid w:val="000534E8"/>
    <w:rsid w:val="0006528C"/>
    <w:rsid w:val="00065F10"/>
    <w:rsid w:val="000705C3"/>
    <w:rsid w:val="000725A2"/>
    <w:rsid w:val="000748ED"/>
    <w:rsid w:val="00075F01"/>
    <w:rsid w:val="00077D65"/>
    <w:rsid w:val="0008725F"/>
    <w:rsid w:val="00091BE1"/>
    <w:rsid w:val="00092AB4"/>
    <w:rsid w:val="00094509"/>
    <w:rsid w:val="00096933"/>
    <w:rsid w:val="000A27CA"/>
    <w:rsid w:val="000A4394"/>
    <w:rsid w:val="000A5BF4"/>
    <w:rsid w:val="000A6A3A"/>
    <w:rsid w:val="000A7731"/>
    <w:rsid w:val="000B363F"/>
    <w:rsid w:val="000B4668"/>
    <w:rsid w:val="000B6406"/>
    <w:rsid w:val="000C1725"/>
    <w:rsid w:val="000C373D"/>
    <w:rsid w:val="000C79D5"/>
    <w:rsid w:val="000F14F3"/>
    <w:rsid w:val="0011246E"/>
    <w:rsid w:val="001133AF"/>
    <w:rsid w:val="00124B36"/>
    <w:rsid w:val="00131984"/>
    <w:rsid w:val="001378BF"/>
    <w:rsid w:val="00150AB6"/>
    <w:rsid w:val="001540AC"/>
    <w:rsid w:val="001542DA"/>
    <w:rsid w:val="00154477"/>
    <w:rsid w:val="00172FAE"/>
    <w:rsid w:val="00174011"/>
    <w:rsid w:val="0018178B"/>
    <w:rsid w:val="00187B3B"/>
    <w:rsid w:val="0019075A"/>
    <w:rsid w:val="001A0A81"/>
    <w:rsid w:val="001A2A39"/>
    <w:rsid w:val="001A52D3"/>
    <w:rsid w:val="001A5B6E"/>
    <w:rsid w:val="001B08FD"/>
    <w:rsid w:val="001B43A4"/>
    <w:rsid w:val="001C67D2"/>
    <w:rsid w:val="001C682C"/>
    <w:rsid w:val="001D1595"/>
    <w:rsid w:val="001D476F"/>
    <w:rsid w:val="001D4944"/>
    <w:rsid w:val="001E06EA"/>
    <w:rsid w:val="001E3BAB"/>
    <w:rsid w:val="001F23AB"/>
    <w:rsid w:val="001F4955"/>
    <w:rsid w:val="001F56DA"/>
    <w:rsid w:val="00207520"/>
    <w:rsid w:val="002077DA"/>
    <w:rsid w:val="002143D4"/>
    <w:rsid w:val="00235500"/>
    <w:rsid w:val="002450C4"/>
    <w:rsid w:val="00250181"/>
    <w:rsid w:val="00261218"/>
    <w:rsid w:val="00272669"/>
    <w:rsid w:val="002745A7"/>
    <w:rsid w:val="00277154"/>
    <w:rsid w:val="002771A7"/>
    <w:rsid w:val="002874BD"/>
    <w:rsid w:val="00297F34"/>
    <w:rsid w:val="002A13D4"/>
    <w:rsid w:val="002B029B"/>
    <w:rsid w:val="002D37DB"/>
    <w:rsid w:val="002D5F1B"/>
    <w:rsid w:val="002D7BAF"/>
    <w:rsid w:val="002E1906"/>
    <w:rsid w:val="00303F57"/>
    <w:rsid w:val="00310E57"/>
    <w:rsid w:val="00314F19"/>
    <w:rsid w:val="003334BD"/>
    <w:rsid w:val="00334570"/>
    <w:rsid w:val="003350AC"/>
    <w:rsid w:val="00336E70"/>
    <w:rsid w:val="0034199C"/>
    <w:rsid w:val="00354979"/>
    <w:rsid w:val="00355609"/>
    <w:rsid w:val="00361D4A"/>
    <w:rsid w:val="00361E81"/>
    <w:rsid w:val="00363456"/>
    <w:rsid w:val="0037161E"/>
    <w:rsid w:val="00373FA1"/>
    <w:rsid w:val="0038060C"/>
    <w:rsid w:val="00381678"/>
    <w:rsid w:val="00394286"/>
    <w:rsid w:val="00396430"/>
    <w:rsid w:val="003A60EF"/>
    <w:rsid w:val="003A6BD3"/>
    <w:rsid w:val="003B1FB8"/>
    <w:rsid w:val="003B34F7"/>
    <w:rsid w:val="003B604F"/>
    <w:rsid w:val="003B6A72"/>
    <w:rsid w:val="003C3DE5"/>
    <w:rsid w:val="003C6729"/>
    <w:rsid w:val="003D5E0D"/>
    <w:rsid w:val="003E4723"/>
    <w:rsid w:val="003E4F07"/>
    <w:rsid w:val="003E570E"/>
    <w:rsid w:val="003F1BE9"/>
    <w:rsid w:val="003F60E0"/>
    <w:rsid w:val="0040248C"/>
    <w:rsid w:val="00403945"/>
    <w:rsid w:val="004053C8"/>
    <w:rsid w:val="004073E7"/>
    <w:rsid w:val="0041201A"/>
    <w:rsid w:val="0041367D"/>
    <w:rsid w:val="004206A5"/>
    <w:rsid w:val="00423933"/>
    <w:rsid w:val="00424BE3"/>
    <w:rsid w:val="0042697F"/>
    <w:rsid w:val="00432813"/>
    <w:rsid w:val="00434DBE"/>
    <w:rsid w:val="00440F6A"/>
    <w:rsid w:val="004414F7"/>
    <w:rsid w:val="00447EFF"/>
    <w:rsid w:val="00451074"/>
    <w:rsid w:val="00451D50"/>
    <w:rsid w:val="00452798"/>
    <w:rsid w:val="004544A2"/>
    <w:rsid w:val="004557AC"/>
    <w:rsid w:val="004626B8"/>
    <w:rsid w:val="00462861"/>
    <w:rsid w:val="00465CE7"/>
    <w:rsid w:val="00476BF7"/>
    <w:rsid w:val="00477431"/>
    <w:rsid w:val="00480269"/>
    <w:rsid w:val="00486C8A"/>
    <w:rsid w:val="0049682F"/>
    <w:rsid w:val="00497AE5"/>
    <w:rsid w:val="004A377A"/>
    <w:rsid w:val="004A4D0A"/>
    <w:rsid w:val="004A7C2F"/>
    <w:rsid w:val="004B2396"/>
    <w:rsid w:val="004B2F4F"/>
    <w:rsid w:val="004B7109"/>
    <w:rsid w:val="004C0C8C"/>
    <w:rsid w:val="004C2104"/>
    <w:rsid w:val="004D0AD9"/>
    <w:rsid w:val="004D6608"/>
    <w:rsid w:val="004E2383"/>
    <w:rsid w:val="004E5F44"/>
    <w:rsid w:val="004F1486"/>
    <w:rsid w:val="004F56A2"/>
    <w:rsid w:val="004F7198"/>
    <w:rsid w:val="00503607"/>
    <w:rsid w:val="00504066"/>
    <w:rsid w:val="00511E85"/>
    <w:rsid w:val="0051402C"/>
    <w:rsid w:val="00514895"/>
    <w:rsid w:val="00515032"/>
    <w:rsid w:val="00516D64"/>
    <w:rsid w:val="005178DE"/>
    <w:rsid w:val="0052087D"/>
    <w:rsid w:val="00525803"/>
    <w:rsid w:val="00525B4C"/>
    <w:rsid w:val="00534D4E"/>
    <w:rsid w:val="00536C5E"/>
    <w:rsid w:val="00546CC5"/>
    <w:rsid w:val="00554A70"/>
    <w:rsid w:val="00560ED6"/>
    <w:rsid w:val="00581A48"/>
    <w:rsid w:val="00583F28"/>
    <w:rsid w:val="005842A0"/>
    <w:rsid w:val="00585F7A"/>
    <w:rsid w:val="00591F32"/>
    <w:rsid w:val="005972D0"/>
    <w:rsid w:val="005A23A3"/>
    <w:rsid w:val="005A2831"/>
    <w:rsid w:val="005A4512"/>
    <w:rsid w:val="005A4FEA"/>
    <w:rsid w:val="005B017A"/>
    <w:rsid w:val="005B289B"/>
    <w:rsid w:val="005B7B02"/>
    <w:rsid w:val="005D2454"/>
    <w:rsid w:val="005E0E1F"/>
    <w:rsid w:val="005F04C7"/>
    <w:rsid w:val="005F12A1"/>
    <w:rsid w:val="005F1DE0"/>
    <w:rsid w:val="005F1DF9"/>
    <w:rsid w:val="005F5FFF"/>
    <w:rsid w:val="00603575"/>
    <w:rsid w:val="006102E9"/>
    <w:rsid w:val="0061433F"/>
    <w:rsid w:val="00627FED"/>
    <w:rsid w:val="006316E7"/>
    <w:rsid w:val="00633029"/>
    <w:rsid w:val="00635137"/>
    <w:rsid w:val="006410CE"/>
    <w:rsid w:val="00641994"/>
    <w:rsid w:val="006501D2"/>
    <w:rsid w:val="006531D5"/>
    <w:rsid w:val="0066274E"/>
    <w:rsid w:val="00663E54"/>
    <w:rsid w:val="0068250B"/>
    <w:rsid w:val="00696875"/>
    <w:rsid w:val="006A2C29"/>
    <w:rsid w:val="006A6365"/>
    <w:rsid w:val="006B0BFB"/>
    <w:rsid w:val="006B4A79"/>
    <w:rsid w:val="006B714C"/>
    <w:rsid w:val="006C37F3"/>
    <w:rsid w:val="006D1047"/>
    <w:rsid w:val="006D4FE2"/>
    <w:rsid w:val="006D7924"/>
    <w:rsid w:val="006E25F1"/>
    <w:rsid w:val="006F0CB7"/>
    <w:rsid w:val="006F14A3"/>
    <w:rsid w:val="006F193F"/>
    <w:rsid w:val="006F304F"/>
    <w:rsid w:val="006F5BB6"/>
    <w:rsid w:val="0070351B"/>
    <w:rsid w:val="00715F7E"/>
    <w:rsid w:val="00717CBD"/>
    <w:rsid w:val="00733196"/>
    <w:rsid w:val="00737266"/>
    <w:rsid w:val="00737EB7"/>
    <w:rsid w:val="0075063A"/>
    <w:rsid w:val="0075520B"/>
    <w:rsid w:val="00764B7B"/>
    <w:rsid w:val="007665D7"/>
    <w:rsid w:val="007837F6"/>
    <w:rsid w:val="0079246B"/>
    <w:rsid w:val="007A3705"/>
    <w:rsid w:val="007B07D2"/>
    <w:rsid w:val="007B1C07"/>
    <w:rsid w:val="007B1F57"/>
    <w:rsid w:val="007B361B"/>
    <w:rsid w:val="007B7903"/>
    <w:rsid w:val="007C3762"/>
    <w:rsid w:val="007C714C"/>
    <w:rsid w:val="007D07D8"/>
    <w:rsid w:val="007D1F38"/>
    <w:rsid w:val="007D4789"/>
    <w:rsid w:val="007E4858"/>
    <w:rsid w:val="007F143F"/>
    <w:rsid w:val="007F19C8"/>
    <w:rsid w:val="007F6172"/>
    <w:rsid w:val="00813354"/>
    <w:rsid w:val="00813599"/>
    <w:rsid w:val="008152A5"/>
    <w:rsid w:val="00832A0C"/>
    <w:rsid w:val="00832FE3"/>
    <w:rsid w:val="00835A3C"/>
    <w:rsid w:val="008417A4"/>
    <w:rsid w:val="008433AB"/>
    <w:rsid w:val="00843B7B"/>
    <w:rsid w:val="008458BE"/>
    <w:rsid w:val="00846309"/>
    <w:rsid w:val="00846DC2"/>
    <w:rsid w:val="008537CD"/>
    <w:rsid w:val="0085452A"/>
    <w:rsid w:val="00854535"/>
    <w:rsid w:val="00891C5B"/>
    <w:rsid w:val="008938BE"/>
    <w:rsid w:val="008A1FDB"/>
    <w:rsid w:val="008A6162"/>
    <w:rsid w:val="008A7774"/>
    <w:rsid w:val="008B5873"/>
    <w:rsid w:val="008C2909"/>
    <w:rsid w:val="008C2A49"/>
    <w:rsid w:val="008C457F"/>
    <w:rsid w:val="008D1268"/>
    <w:rsid w:val="008D2833"/>
    <w:rsid w:val="008D4A4E"/>
    <w:rsid w:val="008E1AC8"/>
    <w:rsid w:val="008E2516"/>
    <w:rsid w:val="008E42B7"/>
    <w:rsid w:val="008F08CA"/>
    <w:rsid w:val="00900309"/>
    <w:rsid w:val="00911ACE"/>
    <w:rsid w:val="00921564"/>
    <w:rsid w:val="0092221F"/>
    <w:rsid w:val="00932088"/>
    <w:rsid w:val="00932296"/>
    <w:rsid w:val="00942372"/>
    <w:rsid w:val="00944B17"/>
    <w:rsid w:val="009468FB"/>
    <w:rsid w:val="00962603"/>
    <w:rsid w:val="00964558"/>
    <w:rsid w:val="00987E1C"/>
    <w:rsid w:val="00990368"/>
    <w:rsid w:val="00995046"/>
    <w:rsid w:val="009A126D"/>
    <w:rsid w:val="009B200E"/>
    <w:rsid w:val="009B4EFC"/>
    <w:rsid w:val="009B7442"/>
    <w:rsid w:val="009D1186"/>
    <w:rsid w:val="009D2397"/>
    <w:rsid w:val="009D514B"/>
    <w:rsid w:val="009E059C"/>
    <w:rsid w:val="009E0B76"/>
    <w:rsid w:val="009E2347"/>
    <w:rsid w:val="009E2F77"/>
    <w:rsid w:val="009E54D2"/>
    <w:rsid w:val="009F0602"/>
    <w:rsid w:val="009F240D"/>
    <w:rsid w:val="009F6B04"/>
    <w:rsid w:val="00A0218F"/>
    <w:rsid w:val="00A0342F"/>
    <w:rsid w:val="00A0512E"/>
    <w:rsid w:val="00A21024"/>
    <w:rsid w:val="00A34C7F"/>
    <w:rsid w:val="00A41DBD"/>
    <w:rsid w:val="00A524E6"/>
    <w:rsid w:val="00A602A9"/>
    <w:rsid w:val="00A64210"/>
    <w:rsid w:val="00A645F2"/>
    <w:rsid w:val="00A76C7D"/>
    <w:rsid w:val="00A76DFF"/>
    <w:rsid w:val="00A76F74"/>
    <w:rsid w:val="00A77A2F"/>
    <w:rsid w:val="00A94D3E"/>
    <w:rsid w:val="00AA0DA4"/>
    <w:rsid w:val="00AA3121"/>
    <w:rsid w:val="00AA319C"/>
    <w:rsid w:val="00AA423F"/>
    <w:rsid w:val="00AA679C"/>
    <w:rsid w:val="00AB1058"/>
    <w:rsid w:val="00AB1825"/>
    <w:rsid w:val="00AB5B37"/>
    <w:rsid w:val="00AC6F7E"/>
    <w:rsid w:val="00AD1F59"/>
    <w:rsid w:val="00AD619F"/>
    <w:rsid w:val="00AD6934"/>
    <w:rsid w:val="00AD73A6"/>
    <w:rsid w:val="00AE454A"/>
    <w:rsid w:val="00AE6283"/>
    <w:rsid w:val="00AE7D76"/>
    <w:rsid w:val="00B13761"/>
    <w:rsid w:val="00B21684"/>
    <w:rsid w:val="00B22CBB"/>
    <w:rsid w:val="00B35421"/>
    <w:rsid w:val="00B40DF0"/>
    <w:rsid w:val="00B43499"/>
    <w:rsid w:val="00B44CF4"/>
    <w:rsid w:val="00B51F0B"/>
    <w:rsid w:val="00B6128D"/>
    <w:rsid w:val="00B8493F"/>
    <w:rsid w:val="00B926DD"/>
    <w:rsid w:val="00BB3730"/>
    <w:rsid w:val="00BB45C0"/>
    <w:rsid w:val="00BC363F"/>
    <w:rsid w:val="00BC7A2D"/>
    <w:rsid w:val="00BD4E5F"/>
    <w:rsid w:val="00BD69D1"/>
    <w:rsid w:val="00BD797D"/>
    <w:rsid w:val="00BE0F04"/>
    <w:rsid w:val="00BE7E22"/>
    <w:rsid w:val="00BE7F7D"/>
    <w:rsid w:val="00BF7554"/>
    <w:rsid w:val="00C022C8"/>
    <w:rsid w:val="00C04AB9"/>
    <w:rsid w:val="00C05D42"/>
    <w:rsid w:val="00C14658"/>
    <w:rsid w:val="00C2233C"/>
    <w:rsid w:val="00C22C4D"/>
    <w:rsid w:val="00C25BEC"/>
    <w:rsid w:val="00C306B2"/>
    <w:rsid w:val="00C31856"/>
    <w:rsid w:val="00C32122"/>
    <w:rsid w:val="00C35404"/>
    <w:rsid w:val="00C36FF8"/>
    <w:rsid w:val="00C371C9"/>
    <w:rsid w:val="00C37A03"/>
    <w:rsid w:val="00C4097E"/>
    <w:rsid w:val="00C5009E"/>
    <w:rsid w:val="00C5065F"/>
    <w:rsid w:val="00C6454E"/>
    <w:rsid w:val="00C65201"/>
    <w:rsid w:val="00C76C3E"/>
    <w:rsid w:val="00C85814"/>
    <w:rsid w:val="00C87791"/>
    <w:rsid w:val="00CA1587"/>
    <w:rsid w:val="00CA2442"/>
    <w:rsid w:val="00CA4D1B"/>
    <w:rsid w:val="00CA5B00"/>
    <w:rsid w:val="00CB056D"/>
    <w:rsid w:val="00CB4128"/>
    <w:rsid w:val="00CB55EB"/>
    <w:rsid w:val="00CC3227"/>
    <w:rsid w:val="00CC6776"/>
    <w:rsid w:val="00CD4305"/>
    <w:rsid w:val="00CE2D80"/>
    <w:rsid w:val="00CE6FB5"/>
    <w:rsid w:val="00CE7489"/>
    <w:rsid w:val="00CE7FFD"/>
    <w:rsid w:val="00CF1E09"/>
    <w:rsid w:val="00CF2090"/>
    <w:rsid w:val="00CF3ACB"/>
    <w:rsid w:val="00D0207C"/>
    <w:rsid w:val="00D05D9E"/>
    <w:rsid w:val="00D07103"/>
    <w:rsid w:val="00D11DA3"/>
    <w:rsid w:val="00D234A4"/>
    <w:rsid w:val="00D250B0"/>
    <w:rsid w:val="00D30610"/>
    <w:rsid w:val="00D42D59"/>
    <w:rsid w:val="00D43DAF"/>
    <w:rsid w:val="00D4586B"/>
    <w:rsid w:val="00D53089"/>
    <w:rsid w:val="00D6049A"/>
    <w:rsid w:val="00D61606"/>
    <w:rsid w:val="00D61B8E"/>
    <w:rsid w:val="00D648AB"/>
    <w:rsid w:val="00D81E86"/>
    <w:rsid w:val="00D85978"/>
    <w:rsid w:val="00D966EF"/>
    <w:rsid w:val="00DA2867"/>
    <w:rsid w:val="00DA7672"/>
    <w:rsid w:val="00DB1833"/>
    <w:rsid w:val="00DB3D22"/>
    <w:rsid w:val="00DC390C"/>
    <w:rsid w:val="00DC55E6"/>
    <w:rsid w:val="00DC60AB"/>
    <w:rsid w:val="00DF13C8"/>
    <w:rsid w:val="00DF1B1C"/>
    <w:rsid w:val="00DF1CC3"/>
    <w:rsid w:val="00DF542E"/>
    <w:rsid w:val="00E0163C"/>
    <w:rsid w:val="00E04EEF"/>
    <w:rsid w:val="00E05F79"/>
    <w:rsid w:val="00E122FE"/>
    <w:rsid w:val="00E16482"/>
    <w:rsid w:val="00E24E7C"/>
    <w:rsid w:val="00E30A38"/>
    <w:rsid w:val="00E316BC"/>
    <w:rsid w:val="00E33FB3"/>
    <w:rsid w:val="00E354DC"/>
    <w:rsid w:val="00E367FF"/>
    <w:rsid w:val="00E3720D"/>
    <w:rsid w:val="00E42473"/>
    <w:rsid w:val="00E52E63"/>
    <w:rsid w:val="00E76C46"/>
    <w:rsid w:val="00E77686"/>
    <w:rsid w:val="00E808A2"/>
    <w:rsid w:val="00E86F2F"/>
    <w:rsid w:val="00E93273"/>
    <w:rsid w:val="00E94EBE"/>
    <w:rsid w:val="00E9742D"/>
    <w:rsid w:val="00E97557"/>
    <w:rsid w:val="00E975DE"/>
    <w:rsid w:val="00EA55E2"/>
    <w:rsid w:val="00EB5A4D"/>
    <w:rsid w:val="00EB7094"/>
    <w:rsid w:val="00EC7793"/>
    <w:rsid w:val="00ED5D91"/>
    <w:rsid w:val="00ED73F3"/>
    <w:rsid w:val="00EE0FA2"/>
    <w:rsid w:val="00EE2269"/>
    <w:rsid w:val="00EF12CE"/>
    <w:rsid w:val="00EF3296"/>
    <w:rsid w:val="00EF51C8"/>
    <w:rsid w:val="00EF6D5D"/>
    <w:rsid w:val="00F00F0F"/>
    <w:rsid w:val="00F01162"/>
    <w:rsid w:val="00F03240"/>
    <w:rsid w:val="00F0388E"/>
    <w:rsid w:val="00F04869"/>
    <w:rsid w:val="00F13536"/>
    <w:rsid w:val="00F203E7"/>
    <w:rsid w:val="00F367BA"/>
    <w:rsid w:val="00F41E41"/>
    <w:rsid w:val="00F57D3A"/>
    <w:rsid w:val="00F617F6"/>
    <w:rsid w:val="00F627EE"/>
    <w:rsid w:val="00F6685B"/>
    <w:rsid w:val="00F66A6A"/>
    <w:rsid w:val="00F71752"/>
    <w:rsid w:val="00F71EE0"/>
    <w:rsid w:val="00F77259"/>
    <w:rsid w:val="00F80018"/>
    <w:rsid w:val="00F83098"/>
    <w:rsid w:val="00F93236"/>
    <w:rsid w:val="00F951B5"/>
    <w:rsid w:val="00F972B8"/>
    <w:rsid w:val="00FA752D"/>
    <w:rsid w:val="00FB0640"/>
    <w:rsid w:val="00FB5F1B"/>
    <w:rsid w:val="00FB7A39"/>
    <w:rsid w:val="00FC1279"/>
    <w:rsid w:val="00FC3A17"/>
    <w:rsid w:val="00FC3ED1"/>
    <w:rsid w:val="00FC5972"/>
    <w:rsid w:val="00FC7020"/>
    <w:rsid w:val="00FD279A"/>
    <w:rsid w:val="00FD3D06"/>
    <w:rsid w:val="00FD6BF9"/>
    <w:rsid w:val="00FE47FF"/>
    <w:rsid w:val="00FF7B62"/>
    <w:rsid w:val="00FF7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645BD"/>
  <w15:chartTrackingRefBased/>
  <w15:docId w15:val="{BB7D81D5-1350-6F42-8025-2BED8CDB3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906"/>
    <w:pPr>
      <w:spacing w:line="360" w:lineRule="auto"/>
    </w:pPr>
    <w:rPr>
      <w:rFonts w:ascii="Times New Roman" w:eastAsia="SimSun" w:hAnsi="Times New Roman" w:cs="Times New Roman"/>
      <w:kern w:val="0"/>
      <w:szCs w:val="22"/>
      <w:lang w:val="en-GB"/>
      <w14:ligatures w14:val="none"/>
    </w:rPr>
  </w:style>
  <w:style w:type="paragraph" w:styleId="Heading1">
    <w:name w:val="heading 1"/>
    <w:basedOn w:val="Normal"/>
    <w:next w:val="Normal"/>
    <w:link w:val="Heading1Char"/>
    <w:uiPriority w:val="9"/>
    <w:qFormat/>
    <w:rsid w:val="002E1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06"/>
    <w:rPr>
      <w:rFonts w:eastAsiaTheme="majorEastAsia" w:cstheme="majorBidi"/>
      <w:color w:val="272727" w:themeColor="text1" w:themeTint="D8"/>
    </w:rPr>
  </w:style>
  <w:style w:type="paragraph" w:styleId="Title">
    <w:name w:val="Title"/>
    <w:basedOn w:val="Normal"/>
    <w:next w:val="Normal"/>
    <w:link w:val="TitleChar"/>
    <w:uiPriority w:val="10"/>
    <w:qFormat/>
    <w:rsid w:val="002E1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06"/>
    <w:pPr>
      <w:spacing w:before="160"/>
      <w:jc w:val="center"/>
    </w:pPr>
    <w:rPr>
      <w:i/>
      <w:iCs/>
      <w:color w:val="404040" w:themeColor="text1" w:themeTint="BF"/>
    </w:rPr>
  </w:style>
  <w:style w:type="character" w:customStyle="1" w:styleId="QuoteChar">
    <w:name w:val="Quote Char"/>
    <w:basedOn w:val="DefaultParagraphFont"/>
    <w:link w:val="Quote"/>
    <w:uiPriority w:val="29"/>
    <w:rsid w:val="002E1906"/>
    <w:rPr>
      <w:i/>
      <w:iCs/>
      <w:color w:val="404040" w:themeColor="text1" w:themeTint="BF"/>
    </w:rPr>
  </w:style>
  <w:style w:type="paragraph" w:styleId="ListParagraph">
    <w:name w:val="List Paragraph"/>
    <w:basedOn w:val="Normal"/>
    <w:uiPriority w:val="34"/>
    <w:qFormat/>
    <w:rsid w:val="002E1906"/>
    <w:pPr>
      <w:ind w:left="720"/>
      <w:contextualSpacing/>
    </w:pPr>
  </w:style>
  <w:style w:type="character" w:styleId="IntenseEmphasis">
    <w:name w:val="Intense Emphasis"/>
    <w:basedOn w:val="DefaultParagraphFont"/>
    <w:uiPriority w:val="21"/>
    <w:qFormat/>
    <w:rsid w:val="002E1906"/>
    <w:rPr>
      <w:i/>
      <w:iCs/>
      <w:color w:val="0F4761" w:themeColor="accent1" w:themeShade="BF"/>
    </w:rPr>
  </w:style>
  <w:style w:type="paragraph" w:styleId="IntenseQuote">
    <w:name w:val="Intense Quote"/>
    <w:basedOn w:val="Normal"/>
    <w:next w:val="Normal"/>
    <w:link w:val="IntenseQuoteChar"/>
    <w:uiPriority w:val="30"/>
    <w:qFormat/>
    <w:rsid w:val="002E1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906"/>
    <w:rPr>
      <w:i/>
      <w:iCs/>
      <w:color w:val="0F4761" w:themeColor="accent1" w:themeShade="BF"/>
    </w:rPr>
  </w:style>
  <w:style w:type="character" w:styleId="IntenseReference">
    <w:name w:val="Intense Reference"/>
    <w:basedOn w:val="DefaultParagraphFont"/>
    <w:uiPriority w:val="32"/>
    <w:qFormat/>
    <w:rsid w:val="002E1906"/>
    <w:rPr>
      <w:b/>
      <w:bCs/>
      <w:smallCaps/>
      <w:color w:val="0F4761" w:themeColor="accent1" w:themeShade="BF"/>
      <w:spacing w:val="5"/>
    </w:rPr>
  </w:style>
  <w:style w:type="character" w:styleId="Hyperlink">
    <w:name w:val="Hyperlink"/>
    <w:uiPriority w:val="99"/>
    <w:unhideWhenUsed/>
    <w:rsid w:val="002E1906"/>
    <w:rPr>
      <w:color w:val="0563C1"/>
      <w:u w:val="single"/>
    </w:rPr>
  </w:style>
  <w:style w:type="character" w:customStyle="1" w:styleId="UnresolvedMention1">
    <w:name w:val="Unresolved Mention1"/>
    <w:uiPriority w:val="99"/>
    <w:semiHidden/>
    <w:unhideWhenUsed/>
    <w:rsid w:val="002E1906"/>
    <w:rPr>
      <w:color w:val="605E5C"/>
      <w:shd w:val="clear" w:color="auto" w:fill="E1DFDD"/>
    </w:rPr>
  </w:style>
  <w:style w:type="paragraph" w:styleId="CommentText">
    <w:name w:val="annotation text"/>
    <w:basedOn w:val="Normal"/>
    <w:link w:val="CommentTextChar"/>
    <w:uiPriority w:val="99"/>
    <w:semiHidden/>
    <w:unhideWhenUsed/>
    <w:rsid w:val="002E1906"/>
    <w:pPr>
      <w:spacing w:line="240" w:lineRule="auto"/>
    </w:pPr>
    <w:rPr>
      <w:rFonts w:ascii="Tahoma" w:hAnsi="Tahoma" w:cs="Tahoma"/>
      <w:sz w:val="16"/>
      <w:szCs w:val="20"/>
    </w:rPr>
  </w:style>
  <w:style w:type="character" w:customStyle="1" w:styleId="CommentTextChar">
    <w:name w:val="Comment Text Char"/>
    <w:basedOn w:val="DefaultParagraphFont"/>
    <w:link w:val="CommentText"/>
    <w:uiPriority w:val="99"/>
    <w:semiHidden/>
    <w:rsid w:val="002E1906"/>
    <w:rPr>
      <w:rFonts w:ascii="Tahoma" w:eastAsia="SimSun" w:hAnsi="Tahoma" w:cs="Tahoma"/>
      <w:kern w:val="0"/>
      <w:sz w:val="16"/>
      <w:szCs w:val="20"/>
      <w:lang w:val="en-GB"/>
      <w14:ligatures w14:val="none"/>
    </w:rPr>
  </w:style>
  <w:style w:type="paragraph" w:styleId="CommentSubject">
    <w:name w:val="annotation subject"/>
    <w:basedOn w:val="CommentText"/>
    <w:next w:val="CommentText"/>
    <w:link w:val="CommentSubjectChar"/>
    <w:uiPriority w:val="99"/>
    <w:semiHidden/>
    <w:unhideWhenUsed/>
    <w:rsid w:val="002E1906"/>
    <w:rPr>
      <w:b/>
      <w:bCs/>
    </w:rPr>
  </w:style>
  <w:style w:type="character" w:customStyle="1" w:styleId="CommentSubjectChar">
    <w:name w:val="Comment Subject Char"/>
    <w:basedOn w:val="CommentTextChar"/>
    <w:link w:val="CommentSubject"/>
    <w:uiPriority w:val="99"/>
    <w:semiHidden/>
    <w:rsid w:val="002E1906"/>
    <w:rPr>
      <w:rFonts w:ascii="Tahoma" w:eastAsia="SimSun" w:hAnsi="Tahoma" w:cs="Tahoma"/>
      <w:b/>
      <w:bCs/>
      <w:kern w:val="0"/>
      <w:sz w:val="16"/>
      <w:szCs w:val="20"/>
      <w:lang w:val="en-GB"/>
      <w14:ligatures w14:val="none"/>
    </w:rPr>
  </w:style>
  <w:style w:type="paragraph" w:styleId="BalloonText">
    <w:name w:val="Balloon Text"/>
    <w:basedOn w:val="Normal"/>
    <w:link w:val="BalloonTextChar"/>
    <w:uiPriority w:val="99"/>
    <w:semiHidden/>
    <w:unhideWhenUsed/>
    <w:rsid w:val="002E19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906"/>
    <w:rPr>
      <w:rFonts w:ascii="Segoe UI" w:eastAsia="SimSun" w:hAnsi="Segoe UI" w:cs="Segoe UI"/>
      <w:kern w:val="0"/>
      <w:sz w:val="18"/>
      <w:szCs w:val="18"/>
      <w:lang w:val="en-GB"/>
      <w14:ligatures w14:val="none"/>
    </w:rPr>
  </w:style>
  <w:style w:type="character" w:styleId="CommentReference">
    <w:name w:val="annotation reference"/>
    <w:uiPriority w:val="99"/>
    <w:semiHidden/>
    <w:unhideWhenUsed/>
    <w:rsid w:val="002E1906"/>
    <w:rPr>
      <w:rFonts w:ascii="Tahoma" w:hAnsi="Tahoma" w:cs="Tahoma"/>
      <w:b w:val="0"/>
      <w:i w:val="0"/>
      <w:caps w:val="0"/>
      <w:strike w:val="0"/>
      <w:sz w:val="16"/>
      <w:szCs w:val="16"/>
      <w:u w:val="none"/>
    </w:rPr>
  </w:style>
  <w:style w:type="table" w:styleId="TableGrid">
    <w:name w:val="Table Grid"/>
    <w:basedOn w:val="TableNormal"/>
    <w:uiPriority w:val="39"/>
    <w:rsid w:val="002E1906"/>
    <w:pPr>
      <w:spacing w:after="0" w:line="240" w:lineRule="auto"/>
    </w:pPr>
    <w:rPr>
      <w:rFonts w:ascii="Calibri" w:eastAsia="SimSu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2E1906"/>
    <w:rPr>
      <w:color w:val="808080"/>
    </w:rPr>
  </w:style>
  <w:style w:type="paragraph" w:customStyle="1" w:styleId="Heading30">
    <w:name w:val="Heading3"/>
    <w:basedOn w:val="Normal"/>
    <w:link w:val="Heading3Char0"/>
    <w:qFormat/>
    <w:rsid w:val="002E1906"/>
    <w:rPr>
      <w:sz w:val="28"/>
      <w:szCs w:val="28"/>
    </w:rPr>
  </w:style>
  <w:style w:type="character" w:customStyle="1" w:styleId="Heading3Char0">
    <w:name w:val="Heading3 Char"/>
    <w:link w:val="Heading30"/>
    <w:rsid w:val="002E1906"/>
    <w:rPr>
      <w:rFonts w:ascii="Times New Roman" w:eastAsia="SimSun" w:hAnsi="Times New Roman" w:cs="Times New Roman"/>
      <w:kern w:val="0"/>
      <w:sz w:val="28"/>
      <w:szCs w:val="28"/>
      <w:lang w:val="en-GB"/>
      <w14:ligatures w14:val="none"/>
    </w:rPr>
  </w:style>
  <w:style w:type="paragraph" w:styleId="NormalWeb">
    <w:name w:val="Normal (Web)"/>
    <w:basedOn w:val="Normal"/>
    <w:uiPriority w:val="99"/>
    <w:unhideWhenUsed/>
    <w:rsid w:val="002E1906"/>
    <w:pPr>
      <w:spacing w:before="100" w:beforeAutospacing="1" w:after="100" w:afterAutospacing="1" w:line="240" w:lineRule="auto"/>
    </w:pPr>
    <w:rPr>
      <w:rFonts w:eastAsia="Times New Roman"/>
      <w:szCs w:val="24"/>
    </w:rPr>
  </w:style>
  <w:style w:type="character" w:styleId="FollowedHyperlink">
    <w:name w:val="FollowedHyperlink"/>
    <w:uiPriority w:val="99"/>
    <w:semiHidden/>
    <w:unhideWhenUsed/>
    <w:rsid w:val="002E1906"/>
    <w:rPr>
      <w:color w:val="954F72"/>
      <w:u w:val="single"/>
    </w:rPr>
  </w:style>
  <w:style w:type="character" w:customStyle="1" w:styleId="10">
    <w:name w:val="未处理的提及1"/>
    <w:uiPriority w:val="99"/>
    <w:semiHidden/>
    <w:unhideWhenUsed/>
    <w:rsid w:val="002E1906"/>
    <w:rPr>
      <w:color w:val="605E5C"/>
      <w:shd w:val="clear" w:color="auto" w:fill="E1DFDD"/>
    </w:rPr>
  </w:style>
  <w:style w:type="character" w:customStyle="1" w:styleId="c-article-author-affiliationaddress">
    <w:name w:val="c-article-author-affiliation__address"/>
    <w:basedOn w:val="DefaultParagraphFont"/>
    <w:rsid w:val="002E1906"/>
  </w:style>
  <w:style w:type="paragraph" w:customStyle="1" w:styleId="c-article-author-affiliationauthors-item">
    <w:name w:val="c-article-author-affiliation__authors-item"/>
    <w:basedOn w:val="Normal"/>
    <w:rsid w:val="002E1906"/>
    <w:pPr>
      <w:spacing w:before="100" w:beforeAutospacing="1" w:after="100" w:afterAutospacing="1" w:line="240" w:lineRule="auto"/>
    </w:pPr>
    <w:rPr>
      <w:rFonts w:eastAsia="Times New Roman"/>
      <w:szCs w:val="24"/>
      <w:lang w:val="pt-BR" w:eastAsia="pt-BR"/>
    </w:rPr>
  </w:style>
  <w:style w:type="character" w:customStyle="1" w:styleId="mi">
    <w:name w:val="mi"/>
    <w:basedOn w:val="DefaultParagraphFont"/>
    <w:rsid w:val="002E1906"/>
  </w:style>
  <w:style w:type="character" w:customStyle="1" w:styleId="mo">
    <w:name w:val="mo"/>
    <w:basedOn w:val="DefaultParagraphFont"/>
    <w:rsid w:val="002E1906"/>
  </w:style>
  <w:style w:type="character" w:customStyle="1" w:styleId="mjxassistivemathml">
    <w:name w:val="mjx_assistive_mathml"/>
    <w:basedOn w:val="DefaultParagraphFont"/>
    <w:rsid w:val="002E1906"/>
  </w:style>
  <w:style w:type="character" w:styleId="Strong">
    <w:name w:val="Strong"/>
    <w:uiPriority w:val="22"/>
    <w:qFormat/>
    <w:rsid w:val="002E1906"/>
    <w:rPr>
      <w:b/>
      <w:bCs/>
    </w:rPr>
  </w:style>
  <w:style w:type="character" w:styleId="Emphasis">
    <w:name w:val="Emphasis"/>
    <w:uiPriority w:val="20"/>
    <w:qFormat/>
    <w:rsid w:val="002E1906"/>
    <w:rPr>
      <w:i/>
      <w:iCs/>
    </w:rPr>
  </w:style>
  <w:style w:type="paragraph" w:styleId="Header">
    <w:name w:val="header"/>
    <w:basedOn w:val="Normal"/>
    <w:link w:val="HeaderChar"/>
    <w:uiPriority w:val="99"/>
    <w:unhideWhenUsed/>
    <w:rsid w:val="002E1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906"/>
    <w:rPr>
      <w:rFonts w:ascii="Times New Roman" w:eastAsia="SimSun" w:hAnsi="Times New Roman" w:cs="Times New Roman"/>
      <w:kern w:val="0"/>
      <w:szCs w:val="22"/>
      <w:lang w:val="en-GB"/>
      <w14:ligatures w14:val="none"/>
    </w:rPr>
  </w:style>
  <w:style w:type="paragraph" w:styleId="Footer">
    <w:name w:val="footer"/>
    <w:basedOn w:val="Normal"/>
    <w:link w:val="FooterChar"/>
    <w:uiPriority w:val="99"/>
    <w:unhideWhenUsed/>
    <w:rsid w:val="002E1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906"/>
    <w:rPr>
      <w:rFonts w:ascii="Times New Roman" w:eastAsia="SimSun" w:hAnsi="Times New Roman" w:cs="Times New Roman"/>
      <w:kern w:val="0"/>
      <w:szCs w:val="22"/>
      <w:lang w:val="en-GB"/>
      <w14:ligatures w14:val="none"/>
    </w:rPr>
  </w:style>
  <w:style w:type="character" w:styleId="LineNumber">
    <w:name w:val="line number"/>
    <w:basedOn w:val="DefaultParagraphFont"/>
    <w:uiPriority w:val="99"/>
    <w:semiHidden/>
    <w:unhideWhenUsed/>
    <w:rsid w:val="002E1906"/>
  </w:style>
  <w:style w:type="character" w:styleId="HTMLDefinition">
    <w:name w:val="HTML Definition"/>
    <w:uiPriority w:val="99"/>
    <w:semiHidden/>
    <w:unhideWhenUsed/>
    <w:rsid w:val="002E1906"/>
    <w:rPr>
      <w:i/>
      <w:iCs/>
    </w:rPr>
  </w:style>
  <w:style w:type="character" w:customStyle="1" w:styleId="c-article-referencescounter">
    <w:name w:val="c-article-references__counter"/>
    <w:basedOn w:val="DefaultParagraphFont"/>
    <w:rsid w:val="002E1906"/>
  </w:style>
  <w:style w:type="paragraph" w:customStyle="1" w:styleId="c-article-referencestext">
    <w:name w:val="c-article-references__text"/>
    <w:basedOn w:val="Normal"/>
    <w:rsid w:val="002E1906"/>
    <w:pPr>
      <w:spacing w:before="100" w:beforeAutospacing="1" w:after="100" w:afterAutospacing="1" w:line="240" w:lineRule="auto"/>
    </w:pPr>
    <w:rPr>
      <w:rFonts w:eastAsia="Times New Roman"/>
      <w:szCs w:val="24"/>
      <w:lang w:val="pt-BR" w:eastAsia="pt-BR"/>
    </w:rPr>
  </w:style>
  <w:style w:type="paragraph" w:customStyle="1" w:styleId="c-article-referencesitem">
    <w:name w:val="c-article-references__item"/>
    <w:basedOn w:val="Normal"/>
    <w:rsid w:val="002E1906"/>
    <w:pPr>
      <w:spacing w:before="100" w:beforeAutospacing="1" w:after="100" w:afterAutospacing="1" w:line="240" w:lineRule="auto"/>
    </w:pPr>
    <w:rPr>
      <w:rFonts w:eastAsia="Times New Roman"/>
      <w:szCs w:val="24"/>
      <w:lang w:val="pt-BR" w:eastAsia="pt-BR"/>
    </w:rPr>
  </w:style>
  <w:style w:type="paragraph" w:styleId="Revision">
    <w:name w:val="Revision"/>
    <w:hidden/>
    <w:uiPriority w:val="99"/>
    <w:semiHidden/>
    <w:rsid w:val="002E1906"/>
    <w:pPr>
      <w:spacing w:after="0" w:line="240" w:lineRule="auto"/>
    </w:pPr>
    <w:rPr>
      <w:rFonts w:ascii="Calibri" w:eastAsia="SimSun" w:hAnsi="Calibri" w:cs="Times New Roman"/>
      <w:kern w:val="0"/>
      <w:sz w:val="22"/>
      <w:szCs w:val="22"/>
      <w:lang w:eastAsia="en-US"/>
      <w14:ligatures w14:val="none"/>
    </w:rPr>
  </w:style>
  <w:style w:type="paragraph" w:customStyle="1" w:styleId="11">
    <w:name w:val="1级标题"/>
    <w:basedOn w:val="Normal"/>
    <w:next w:val="Normal"/>
    <w:qFormat/>
    <w:rsid w:val="002E1906"/>
    <w:pPr>
      <w:pBdr>
        <w:bottom w:val="single" w:sz="6" w:space="1" w:color="auto"/>
      </w:pBdr>
      <w:spacing w:before="240" w:after="0" w:line="240" w:lineRule="auto"/>
      <w:outlineLvl w:val="0"/>
    </w:pPr>
    <w:rPr>
      <w:b/>
      <w:bCs/>
      <w:sz w:val="28"/>
      <w:szCs w:val="28"/>
    </w:rPr>
  </w:style>
  <w:style w:type="paragraph" w:customStyle="1" w:styleId="a0">
    <w:name w:val="二级标题"/>
    <w:basedOn w:val="Normal"/>
    <w:next w:val="Normal"/>
    <w:qFormat/>
    <w:rsid w:val="002E1906"/>
    <w:pPr>
      <w:outlineLvl w:val="1"/>
    </w:pPr>
    <w:rPr>
      <w:b/>
    </w:rPr>
  </w:style>
  <w:style w:type="paragraph" w:customStyle="1" w:styleId="a1">
    <w:name w:val="表格"/>
    <w:next w:val="Normal"/>
    <w:qFormat/>
    <w:rsid w:val="002E1906"/>
    <w:pPr>
      <w:spacing w:after="0" w:line="240" w:lineRule="auto"/>
      <w:jc w:val="center"/>
    </w:pPr>
    <w:rPr>
      <w:rFonts w:ascii="Times New Roman" w:eastAsia="Microsoft YaHei" w:hAnsi="Times New Roman" w:cs="SimSun"/>
      <w:color w:val="000000"/>
      <w:kern w:val="0"/>
      <w:sz w:val="21"/>
      <w:szCs w:val="28"/>
      <w14:ligatures w14:val="none"/>
    </w:rPr>
  </w:style>
  <w:style w:type="paragraph" w:styleId="Caption">
    <w:name w:val="caption"/>
    <w:basedOn w:val="Normal"/>
    <w:next w:val="Normal"/>
    <w:autoRedefine/>
    <w:uiPriority w:val="35"/>
    <w:unhideWhenUsed/>
    <w:qFormat/>
    <w:rsid w:val="009D1186"/>
    <w:pPr>
      <w:spacing w:line="240" w:lineRule="atLeast"/>
    </w:pPr>
    <w:rPr>
      <w:rFonts w:eastAsia="Times New Roman"/>
      <w:szCs w:val="24"/>
    </w:rPr>
  </w:style>
  <w:style w:type="paragraph" w:customStyle="1" w:styleId="a2">
    <w:name w:val="图片"/>
    <w:next w:val="Normal"/>
    <w:qFormat/>
    <w:rsid w:val="002E1906"/>
    <w:pPr>
      <w:spacing w:after="0" w:line="240" w:lineRule="atLeast"/>
      <w:jc w:val="center"/>
    </w:pPr>
    <w:rPr>
      <w:rFonts w:ascii="Times New Roman" w:eastAsia="SimSun" w:hAnsi="Times New Roman" w:cs="Times New Roman"/>
      <w:noProof/>
      <w:kern w:val="0"/>
      <w:szCs w:val="22"/>
      <w:lang w:val="en-GB"/>
      <w14:ligatures w14:val="none"/>
    </w:rPr>
  </w:style>
  <w:style w:type="character" w:customStyle="1" w:styleId="qk-md-text">
    <w:name w:val="qk-md-text"/>
    <w:basedOn w:val="DefaultParagraphFont"/>
    <w:rsid w:val="002E1906"/>
  </w:style>
  <w:style w:type="paragraph" w:customStyle="1" w:styleId="a">
    <w:name w:val="三级标题"/>
    <w:next w:val="Normal"/>
    <w:qFormat/>
    <w:rsid w:val="002E1906"/>
    <w:pPr>
      <w:numPr>
        <w:numId w:val="40"/>
      </w:numPr>
      <w:spacing w:line="259" w:lineRule="auto"/>
      <w:ind w:leftChars="100" w:left="100" w:rightChars="100" w:right="100"/>
      <w:outlineLvl w:val="2"/>
    </w:pPr>
    <w:rPr>
      <w:rFonts w:ascii="Times New Roman" w:eastAsia="SimSun" w:hAnsi="Times New Roman" w:cs="Times New Roman"/>
      <w:kern w:val="0"/>
      <w:szCs w:val="22"/>
      <w:lang w:val="en-GB"/>
      <w14:ligatures w14:val="none"/>
    </w:rPr>
  </w:style>
  <w:style w:type="numbering" w:customStyle="1" w:styleId="1">
    <w:name w:val="当前列表1"/>
    <w:uiPriority w:val="99"/>
    <w:rsid w:val="002E1906"/>
    <w:pPr>
      <w:numPr>
        <w:numId w:val="41"/>
      </w:numPr>
    </w:pPr>
  </w:style>
  <w:style w:type="numbering" w:customStyle="1" w:styleId="2">
    <w:name w:val="当前列表2"/>
    <w:uiPriority w:val="99"/>
    <w:rsid w:val="002E1906"/>
    <w:pPr>
      <w:numPr>
        <w:numId w:val="42"/>
      </w:numPr>
    </w:pPr>
  </w:style>
  <w:style w:type="numbering" w:customStyle="1" w:styleId="3">
    <w:name w:val="当前列表3"/>
    <w:uiPriority w:val="99"/>
    <w:rsid w:val="002E1906"/>
    <w:pPr>
      <w:numPr>
        <w:numId w:val="43"/>
      </w:numPr>
    </w:pPr>
  </w:style>
  <w:style w:type="numbering" w:customStyle="1" w:styleId="4">
    <w:name w:val="当前列表4"/>
    <w:uiPriority w:val="99"/>
    <w:rsid w:val="002E1906"/>
    <w:pPr>
      <w:numPr>
        <w:numId w:val="44"/>
      </w:numPr>
    </w:pPr>
  </w:style>
  <w:style w:type="numbering" w:customStyle="1" w:styleId="5">
    <w:name w:val="当前列表5"/>
    <w:uiPriority w:val="99"/>
    <w:rsid w:val="002E1906"/>
    <w:pPr>
      <w:numPr>
        <w:numId w:val="45"/>
      </w:numPr>
    </w:pPr>
  </w:style>
  <w:style w:type="numbering" w:customStyle="1" w:styleId="6">
    <w:name w:val="当前列表6"/>
    <w:uiPriority w:val="99"/>
    <w:rsid w:val="002E1906"/>
    <w:pPr>
      <w:numPr>
        <w:numId w:val="46"/>
      </w:numPr>
    </w:pPr>
  </w:style>
  <w:style w:type="paragraph" w:customStyle="1" w:styleId="EndNoteBibliographyTitle">
    <w:name w:val="EndNote Bibliography Title"/>
    <w:basedOn w:val="Normal"/>
    <w:link w:val="EndNoteBibliographyTitle0"/>
    <w:rsid w:val="002E1906"/>
    <w:pPr>
      <w:spacing w:after="0"/>
      <w:jc w:val="center"/>
    </w:pPr>
  </w:style>
  <w:style w:type="character" w:customStyle="1" w:styleId="EndNoteBibliographyTitle0">
    <w:name w:val="EndNote Bibliography Title 字符"/>
    <w:link w:val="EndNoteBibliographyTitle"/>
    <w:rsid w:val="002E1906"/>
    <w:rPr>
      <w:rFonts w:ascii="Times New Roman" w:eastAsia="SimSun" w:hAnsi="Times New Roman" w:cs="Times New Roman"/>
      <w:kern w:val="0"/>
      <w:szCs w:val="22"/>
      <w:lang w:val="en-GB"/>
      <w14:ligatures w14:val="none"/>
    </w:rPr>
  </w:style>
  <w:style w:type="paragraph" w:customStyle="1" w:styleId="EndNoteBibliography">
    <w:name w:val="EndNote Bibliography"/>
    <w:basedOn w:val="Normal"/>
    <w:link w:val="EndNoteBibliography0"/>
    <w:rsid w:val="002E1906"/>
    <w:pPr>
      <w:spacing w:line="240" w:lineRule="auto"/>
    </w:pPr>
  </w:style>
  <w:style w:type="character" w:customStyle="1" w:styleId="EndNoteBibliography0">
    <w:name w:val="EndNote Bibliography 字符"/>
    <w:link w:val="EndNoteBibliography"/>
    <w:rsid w:val="002E1906"/>
    <w:rPr>
      <w:rFonts w:ascii="Times New Roman" w:eastAsia="SimSun" w:hAnsi="Times New Roman" w:cs="Times New Roman"/>
      <w:kern w:val="0"/>
      <w:szCs w:val="22"/>
      <w:lang w:val="en-GB"/>
      <w14:ligatures w14:val="none"/>
    </w:rPr>
  </w:style>
  <w:style w:type="paragraph" w:customStyle="1" w:styleId="reference1">
    <w:name w:val="reference1"/>
    <w:basedOn w:val="EndNoteBibliography"/>
    <w:qFormat/>
    <w:rsid w:val="002E1906"/>
    <w:pPr>
      <w:spacing w:after="0"/>
      <w:ind w:left="720" w:hanging="720"/>
    </w:pPr>
    <w:rPr>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45742">
      <w:bodyDiv w:val="1"/>
      <w:marLeft w:val="0"/>
      <w:marRight w:val="0"/>
      <w:marTop w:val="0"/>
      <w:marBottom w:val="0"/>
      <w:divBdr>
        <w:top w:val="none" w:sz="0" w:space="0" w:color="auto"/>
        <w:left w:val="none" w:sz="0" w:space="0" w:color="auto"/>
        <w:bottom w:val="none" w:sz="0" w:space="0" w:color="auto"/>
        <w:right w:val="none" w:sz="0" w:space="0" w:color="auto"/>
      </w:divBdr>
    </w:div>
    <w:div w:id="154228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CE5A6-D4A2-AC46-9F6F-23194C85A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51</Pages>
  <Words>25102</Words>
  <Characters>143083</Characters>
  <Application>Microsoft Office Word</Application>
  <DocSecurity>0</DocSecurity>
  <Lines>1192</Lines>
  <Paragraphs>335</Paragraphs>
  <ScaleCrop>false</ScaleCrop>
  <Company/>
  <LinksUpToDate>false</LinksUpToDate>
  <CharactersWithSpaces>167850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Deng</dc:creator>
  <cp:keywords/>
  <dc:description/>
  <cp:lastModifiedBy>Chao Deng</cp:lastModifiedBy>
  <cp:revision>88</cp:revision>
  <dcterms:created xsi:type="dcterms:W3CDTF">2026-05-09T01:38:00Z</dcterms:created>
  <dcterms:modified xsi:type="dcterms:W3CDTF">2026-05-09T08:26:00Z</dcterms:modified>
</cp:coreProperties>
</file>